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4445E" w14:textId="77777777" w:rsidR="007E45D5" w:rsidRDefault="007E45D5" w:rsidP="00E16E6E">
      <w:pPr>
        <w:pStyle w:val="Heading1"/>
      </w:pPr>
      <w:r>
        <w:t>Unraveling causal mechanisms of the continuous maize penalty</w:t>
      </w:r>
    </w:p>
    <w:p w14:paraId="6A0F7F1F" w14:textId="77777777" w:rsidR="007E45D5" w:rsidRPr="00812C6B" w:rsidRDefault="007E45D5" w:rsidP="00812C6B"/>
    <w:p w14:paraId="6F8CB235" w14:textId="77777777" w:rsidR="007E45D5" w:rsidRDefault="007E45D5" w:rsidP="00812C6B">
      <w:pPr>
        <w:pStyle w:val="Body"/>
        <w:ind w:firstLine="0"/>
      </w:pPr>
      <w:r>
        <w:t>Virginia Nichols</w:t>
      </w:r>
      <w:r w:rsidRPr="0068541B">
        <w:rPr>
          <w:vertAlign w:val="superscript"/>
        </w:rPr>
        <w:t>1</w:t>
      </w:r>
      <w:r>
        <w:t>, Mitch Baum</w:t>
      </w:r>
      <w:r w:rsidRPr="0068541B">
        <w:rPr>
          <w:vertAlign w:val="superscript"/>
        </w:rPr>
        <w:t>1</w:t>
      </w:r>
      <w:r>
        <w:t>, Michael Castellano</w:t>
      </w:r>
      <w:r w:rsidRPr="0068541B">
        <w:rPr>
          <w:vertAlign w:val="superscript"/>
        </w:rPr>
        <w:t>1</w:t>
      </w:r>
      <w:r>
        <w:t xml:space="preserve">, </w:t>
      </w:r>
      <w:bookmarkStart w:id="0" w:name="_Hlk76454738"/>
      <w:r>
        <w:t>Isaiah Huber</w:t>
      </w:r>
      <w:r w:rsidRPr="00C60178">
        <w:rPr>
          <w:vertAlign w:val="superscript"/>
        </w:rPr>
        <w:t>1</w:t>
      </w:r>
      <w:r>
        <w:t xml:space="preserve">, </w:t>
      </w:r>
      <w:bookmarkEnd w:id="0"/>
      <w:r>
        <w:t>Neil Huth</w:t>
      </w:r>
      <w:r>
        <w:rPr>
          <w:vertAlign w:val="superscript"/>
        </w:rPr>
        <w:t>2</w:t>
      </w:r>
      <w:r>
        <w:t>, John Sawyer</w:t>
      </w:r>
      <w:r w:rsidRPr="0068541B">
        <w:rPr>
          <w:vertAlign w:val="superscript"/>
        </w:rPr>
        <w:t>1</w:t>
      </w:r>
      <w:r>
        <w:t>, Emerson Nafziger</w:t>
      </w:r>
      <w:r>
        <w:rPr>
          <w:vertAlign w:val="superscript"/>
        </w:rPr>
        <w:t>3</w:t>
      </w:r>
      <w:r>
        <w:t xml:space="preserve">, </w:t>
      </w:r>
      <w:proofErr w:type="spellStart"/>
      <w:r>
        <w:t>Sotirios</w:t>
      </w:r>
      <w:proofErr w:type="spellEnd"/>
      <w:r>
        <w:t xml:space="preserve"> Archontoulis</w:t>
      </w:r>
      <w:r w:rsidRPr="0068541B">
        <w:rPr>
          <w:vertAlign w:val="superscript"/>
        </w:rPr>
        <w:t>1</w:t>
      </w:r>
    </w:p>
    <w:p w14:paraId="039D9551" w14:textId="4DECC4B4" w:rsidR="007E45D5" w:rsidRDefault="007E45D5" w:rsidP="00812C6B">
      <w:pPr>
        <w:pStyle w:val="Body"/>
        <w:ind w:firstLine="0"/>
      </w:pPr>
      <w:r w:rsidRPr="0068541B">
        <w:rPr>
          <w:vertAlign w:val="superscript"/>
        </w:rPr>
        <w:t>1</w:t>
      </w:r>
      <w:r>
        <w:t>Department of Agronomy, Iowa State University</w:t>
      </w:r>
      <w:r w:rsidR="00524CA2">
        <w:t>, Ames, Iowa, USA</w:t>
      </w:r>
    </w:p>
    <w:p w14:paraId="1C9FDAAA" w14:textId="3119D2F4" w:rsidR="00524CA2" w:rsidRDefault="007E45D5" w:rsidP="00524CA2">
      <w:pPr>
        <w:pStyle w:val="Body"/>
        <w:ind w:firstLine="0"/>
        <w:rPr>
          <w:rFonts w:ascii="Arial" w:hAnsi="Arial" w:cs="Arial"/>
          <w:color w:val="737373"/>
          <w:sz w:val="21"/>
          <w:szCs w:val="21"/>
        </w:rPr>
      </w:pPr>
      <w:r w:rsidRPr="0068541B">
        <w:rPr>
          <w:vertAlign w:val="superscript"/>
        </w:rPr>
        <w:t>2</w:t>
      </w:r>
      <w:r w:rsidR="00524CA2">
        <w:rPr>
          <w:rFonts w:ascii="Arial" w:hAnsi="Arial" w:cs="Arial"/>
          <w:color w:val="737373"/>
          <w:sz w:val="21"/>
          <w:szCs w:val="21"/>
        </w:rPr>
        <w:t>CSIRO Sustainable Ecosystems, Toowoomba, Q</w:t>
      </w:r>
      <w:r w:rsidR="00524CA2">
        <w:rPr>
          <w:rFonts w:ascii="Arial" w:hAnsi="Arial" w:cs="Arial"/>
          <w:color w:val="737373"/>
          <w:sz w:val="21"/>
          <w:szCs w:val="21"/>
        </w:rPr>
        <w:t>ueensland</w:t>
      </w:r>
      <w:r w:rsidR="00524CA2">
        <w:rPr>
          <w:rFonts w:ascii="Arial" w:hAnsi="Arial" w:cs="Arial"/>
          <w:color w:val="737373"/>
          <w:sz w:val="21"/>
          <w:szCs w:val="21"/>
        </w:rPr>
        <w:t>, Australia</w:t>
      </w:r>
    </w:p>
    <w:p w14:paraId="02B5A766" w14:textId="5CEA6A66" w:rsidR="00524CA2" w:rsidRPr="00524CA2" w:rsidRDefault="007E45D5" w:rsidP="00524CA2">
      <w:pPr>
        <w:pStyle w:val="Body"/>
        <w:ind w:firstLine="0"/>
      </w:pPr>
      <w:r>
        <w:rPr>
          <w:vertAlign w:val="superscript"/>
        </w:rPr>
        <w:t>3</w:t>
      </w:r>
      <w:r w:rsidR="00524CA2" w:rsidRPr="00524CA2">
        <w:rPr>
          <w:rFonts w:ascii="Segoe UI" w:eastAsia="Times New Roman" w:hAnsi="Segoe UI" w:cs="Segoe UI"/>
          <w:color w:val="222222"/>
          <w:szCs w:val="24"/>
        </w:rPr>
        <w:t>Department of Crop Sciences, University of Illinois, Urbana, IL, USA</w:t>
      </w:r>
    </w:p>
    <w:p w14:paraId="7B18F192" w14:textId="0DE39CBE" w:rsidR="007E45D5" w:rsidRDefault="007E45D5" w:rsidP="00812C6B">
      <w:pPr>
        <w:pStyle w:val="Body"/>
        <w:ind w:firstLine="0"/>
      </w:pPr>
    </w:p>
    <w:p w14:paraId="06F86627" w14:textId="28A84F6E" w:rsidR="007E45D5" w:rsidRDefault="007E45D5" w:rsidP="00E81725">
      <w:r>
        <w:t xml:space="preserve">Adapted from a manuscript to be submitted to </w:t>
      </w:r>
      <w:r w:rsidR="00524CA2">
        <w:t>the APSIM special issue of Agronomy for Sustainable Development</w:t>
      </w:r>
    </w:p>
    <w:p w14:paraId="0273A03E" w14:textId="77777777" w:rsidR="007E45D5" w:rsidRPr="00E81725" w:rsidRDefault="007E45D5" w:rsidP="00E16E6E">
      <w:pPr>
        <w:pStyle w:val="Heading1"/>
      </w:pPr>
      <w:r>
        <w:t>Abstract</w:t>
      </w:r>
    </w:p>
    <w:p w14:paraId="28D7153C" w14:textId="4390343B" w:rsidR="007E45D5" w:rsidRPr="00FE056A" w:rsidRDefault="007E45D5" w:rsidP="00FE056A">
      <w:r w:rsidRPr="00FE056A">
        <w:t>Maize (</w:t>
      </w:r>
      <w:proofErr w:type="spellStart"/>
      <w:r w:rsidRPr="00FE056A">
        <w:rPr>
          <w:i/>
          <w:iCs/>
        </w:rPr>
        <w:t>Zea</w:t>
      </w:r>
      <w:proofErr w:type="spellEnd"/>
      <w:r w:rsidRPr="00FE056A">
        <w:rPr>
          <w:i/>
          <w:iCs/>
        </w:rPr>
        <w:t xml:space="preserve"> mays</w:t>
      </w:r>
      <w:r w:rsidRPr="00FE056A">
        <w:t xml:space="preserve">) grown continuously on the same land often requires more inputs </w:t>
      </w:r>
      <w:r>
        <w:t xml:space="preserve">and conjointly </w:t>
      </w:r>
      <w:r w:rsidRPr="00FE056A">
        <w:t>produc</w:t>
      </w:r>
      <w:r>
        <w:t>es</w:t>
      </w:r>
      <w:r w:rsidRPr="00FE056A">
        <w:t xml:space="preserve"> lower yields compared to maize grown following another crop. The lower yields in maize monocultures, or the ‘continuous maize penalty,’ is well-documented but a mechanistic understanding of the penalty has remained elusive. In the present study, we (1) used 157 site-years of experimental data from </w:t>
      </w:r>
      <w:r>
        <w:t xml:space="preserve">the US Corn Belt </w:t>
      </w:r>
      <w:r w:rsidRPr="00FE056A">
        <w:t>to quantify</w:t>
      </w:r>
      <w:r>
        <w:t xml:space="preserve"> how soil, weather, and their interaction drive</w:t>
      </w:r>
      <w:r w:rsidRPr="00FE056A">
        <w:t xml:space="preserve"> variation in the continuous maize penalty, (2) synthesized results with existing literature and modelled scenarios to identify probable mechanistic pathways, (3) test</w:t>
      </w:r>
      <w:r>
        <w:t>ed</w:t>
      </w:r>
      <w:r w:rsidRPr="00FE056A">
        <w:t xml:space="preserve"> approaches for modelling the penalty, and (4) provide</w:t>
      </w:r>
      <w:r>
        <w:t>d</w:t>
      </w:r>
      <w:r w:rsidRPr="00FE056A">
        <w:t xml:space="preserve"> recommendations for future research. Experimental data consisted of nitrogen (N)-response curves for maize yields from continuous maize and maize-soybean (</w:t>
      </w:r>
      <w:r w:rsidRPr="00FE056A">
        <w:rPr>
          <w:i/>
          <w:iCs/>
        </w:rPr>
        <w:t>Glycine max</w:t>
      </w:r>
      <w:r w:rsidRPr="00FE056A">
        <w:t>)</w:t>
      </w:r>
      <w:r>
        <w:t xml:space="preserve"> rotations</w:t>
      </w:r>
      <w:r w:rsidRPr="00FE056A">
        <w:t xml:space="preserve"> </w:t>
      </w:r>
      <w:r>
        <w:t xml:space="preserve">in </w:t>
      </w:r>
      <w:r w:rsidRPr="00FE056A">
        <w:t>Iowa (7 sites) and Illinois (7 sites) conducted between 1999 and 2016. Maximum continuous</w:t>
      </w:r>
      <w:r>
        <w:t>-</w:t>
      </w:r>
      <w:r w:rsidRPr="00FE056A">
        <w:t>and rotated</w:t>
      </w:r>
      <w:r>
        <w:t>-</w:t>
      </w:r>
      <w:r w:rsidRPr="00FE056A">
        <w:t>maize yields averaged 8.7 and 9.7 Mg ha-1 over the study period, and both increased 213 (SE:36) kg ha-1 yr-1 from 1999-2016, rendering the continuous maize penalty steady over time at an estimated 1.0 (SE:0.2) Mg ha-1</w:t>
      </w:r>
      <w:r>
        <w:t xml:space="preserve"> (mean </w:t>
      </w:r>
      <w:r w:rsidR="00524CA2">
        <w:t xml:space="preserve">of </w:t>
      </w:r>
      <w:r>
        <w:t xml:space="preserve">10% </w:t>
      </w:r>
      <w:r w:rsidR="00524CA2">
        <w:t xml:space="preserve">yield </w:t>
      </w:r>
      <w:r>
        <w:t>penalty)</w:t>
      </w:r>
      <w:r w:rsidRPr="00FE056A">
        <w:t xml:space="preserve">. The penalty ranged from 0-4.8 Mg </w:t>
      </w:r>
      <w:proofErr w:type="gramStart"/>
      <w:r w:rsidRPr="00FE056A">
        <w:t>ha-1</w:t>
      </w:r>
      <w:proofErr w:type="gramEnd"/>
      <w:r w:rsidRPr="00FE056A">
        <w:t>, and s</w:t>
      </w:r>
      <w:r>
        <w:t>oil</w:t>
      </w:r>
      <w:r w:rsidRPr="00FE056A">
        <w:t xml:space="preserve"> contributed to only 13% of the variation. The amount of rainfall </w:t>
      </w:r>
      <w:r>
        <w:t xml:space="preserve">during the </w:t>
      </w:r>
      <w:r w:rsidRPr="00FE056A">
        <w:t xml:space="preserve">two weeks </w:t>
      </w:r>
      <w:r>
        <w:t xml:space="preserve">prior to </w:t>
      </w:r>
      <w:r w:rsidRPr="00FE056A">
        <w:t xml:space="preserve">planting was positively associated with penalty sizes. Applying additional N above the optimal rate for rotated-maize eliminated the penalty in only 6 out of 157 site-years and was less effective </w:t>
      </w:r>
      <w:r>
        <w:t xml:space="preserve">in colder environments. Synthesizing these results with existing </w:t>
      </w:r>
      <w:r w:rsidRPr="00FE056A">
        <w:t xml:space="preserve">literature and a processed-based model (APSIM), we hypothesize compromised maize roots in </w:t>
      </w:r>
      <w:r>
        <w:t>maize monocultures is</w:t>
      </w:r>
      <w:r w:rsidRPr="00FE056A">
        <w:t xml:space="preserve"> a </w:t>
      </w:r>
      <w:r>
        <w:t xml:space="preserve">significant </w:t>
      </w:r>
      <w:r w:rsidRPr="00FE056A">
        <w:t>driver of the penalty. To our knowledge</w:t>
      </w:r>
      <w:r>
        <w:t>,</w:t>
      </w:r>
      <w:r w:rsidRPr="00FE056A">
        <w:t xml:space="preserve"> there is limited data to refute or support this hypothesis. </w:t>
      </w:r>
      <w:r>
        <w:t>W</w:t>
      </w:r>
      <w:r w:rsidRPr="00FE056A">
        <w:t xml:space="preserve">e identify a suite of field measurements that would </w:t>
      </w:r>
      <w:r w:rsidR="00524CA2">
        <w:t xml:space="preserve">best identify </w:t>
      </w:r>
      <w:r w:rsidRPr="00FE056A">
        <w:t xml:space="preserve">the mechanistic underpinnings of the continuous maize penalty including </w:t>
      </w:r>
      <w:r>
        <w:t xml:space="preserve">growth analyses, </w:t>
      </w:r>
      <w:r w:rsidRPr="00FE056A">
        <w:t xml:space="preserve">residue amounts (total and surface), root front velocity, kernel number and size, maximum root length and biomass, and residual nitrogen at maturity. These measurements would support efforts to manage, breed for, and model the continuous maize penalty, representing a major step forward in maximizing the efficient use of arable lands.   </w:t>
      </w:r>
    </w:p>
    <w:p w14:paraId="5E5666CE" w14:textId="77777777" w:rsidR="007E45D5" w:rsidRDefault="007E45D5" w:rsidP="00F078F7">
      <w:pPr>
        <w:pStyle w:val="m-5394878258787082074msolistparagraph"/>
        <w:shd w:val="clear" w:color="auto" w:fill="FFFFFF"/>
        <w:spacing w:before="0" w:beforeAutospacing="0" w:after="0" w:afterAutospacing="0"/>
        <w:ind w:left="360"/>
        <w:rPr>
          <w:rFonts w:ascii="Calibri" w:hAnsi="Calibri" w:cs="Calibri"/>
          <w:b/>
          <w:bCs/>
          <w:color w:val="222222"/>
        </w:rPr>
      </w:pPr>
    </w:p>
    <w:p w14:paraId="33B2CCAC" w14:textId="03D21E03" w:rsidR="007E45D5" w:rsidRDefault="007E45D5" w:rsidP="007A1C67">
      <w:pPr>
        <w:pStyle w:val="Heading1"/>
      </w:pPr>
      <w:r>
        <w:t>Introduction</w:t>
      </w:r>
    </w:p>
    <w:p w14:paraId="6D62A22C" w14:textId="4D16DF85" w:rsidR="007E45D5" w:rsidRDefault="007E45D5" w:rsidP="00873853">
      <w:r>
        <w:t xml:space="preserve">Maize grown for two or more consecutive years comprises almost a third of the cropland area in the US Midwest </w:t>
      </w:r>
      <w:sdt>
        <w:sdtPr>
          <w:rPr>
            <w:color w:val="000000"/>
          </w:rPr>
          <w:tag w:val="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
          <w:id w:val="-637187029"/>
          <w:placeholder>
            <w:docPart w:val="DefaultPlaceholder_-1854013440"/>
          </w:placeholder>
        </w:sdtPr>
        <w:sdtEndPr/>
        <w:sdtContent>
          <w:r w:rsidR="00D85E10" w:rsidRPr="00D85E10">
            <w:rPr>
              <w:color w:val="000000"/>
            </w:rPr>
            <w:t>(</w:t>
          </w:r>
          <w:proofErr w:type="spellStart"/>
          <w:r w:rsidR="00D85E10" w:rsidRPr="00D85E10">
            <w:rPr>
              <w:color w:val="000000"/>
            </w:rPr>
            <w:t>Boryan</w:t>
          </w:r>
          <w:proofErr w:type="spellEnd"/>
          <w:r w:rsidR="00D85E10" w:rsidRPr="00D85E10">
            <w:rPr>
              <w:color w:val="000000"/>
            </w:rPr>
            <w:t xml:space="preserve"> et al., 2011; Tomer et al., 2017)</w:t>
          </w:r>
        </w:sdtContent>
      </w:sdt>
      <w:r>
        <w:t>. However, even with high inputs, maize yields less when it is preceded by maize compared to another crop. This phenomenon has been observed globally</w:t>
      </w:r>
      <w:r w:rsidR="00524CA2">
        <w:t xml:space="preserve"> in both high- and low-input cropping systems </w:t>
      </w:r>
      <w:r>
        <w:t>and is often referred to as the continuous maize yield penalty</w:t>
      </w:r>
      <w:r w:rsidR="00524CA2">
        <w:t xml:space="preserve"> </w:t>
      </w:r>
      <w:sdt>
        <w:sdtPr>
          <w:rPr>
            <w:color w:val="000000"/>
          </w:rPr>
          <w:tag w:val="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
          <w:id w:val="-517771658"/>
          <w:placeholder>
            <w:docPart w:val="DefaultPlaceholder_-1854013440"/>
          </w:placeholder>
        </w:sdtPr>
        <w:sdtEndPr/>
        <w:sdtContent>
          <w:r w:rsidR="00D85E10" w:rsidRPr="00D85E10">
            <w:rPr>
              <w:color w:val="000000"/>
            </w:rPr>
            <w:t xml:space="preserve">(Rao and </w:t>
          </w:r>
          <w:proofErr w:type="spellStart"/>
          <w:r w:rsidR="00D85E10" w:rsidRPr="00D85E10">
            <w:rPr>
              <w:color w:val="000000"/>
            </w:rPr>
            <w:t>Mathuva</w:t>
          </w:r>
          <w:proofErr w:type="spellEnd"/>
          <w:r w:rsidR="00D85E10" w:rsidRPr="00D85E10">
            <w:rPr>
              <w:color w:val="000000"/>
            </w:rPr>
            <w:t xml:space="preserve">, 2000; Bennett et al., 2012; </w:t>
          </w:r>
          <w:proofErr w:type="spellStart"/>
          <w:r w:rsidR="00D85E10" w:rsidRPr="00D85E10">
            <w:rPr>
              <w:color w:val="000000"/>
            </w:rPr>
            <w:t>Vasileiadis</w:t>
          </w:r>
          <w:proofErr w:type="spellEnd"/>
          <w:r w:rsidR="00D85E10" w:rsidRPr="00D85E10">
            <w:rPr>
              <w:color w:val="000000"/>
            </w:rPr>
            <w:t xml:space="preserve"> et al., 2013; </w:t>
          </w:r>
          <w:proofErr w:type="spellStart"/>
          <w:r w:rsidR="00D85E10" w:rsidRPr="00D85E10">
            <w:rPr>
              <w:color w:val="000000"/>
            </w:rPr>
            <w:t>Beillouin</w:t>
          </w:r>
          <w:proofErr w:type="spellEnd"/>
          <w:r w:rsidR="00D85E10" w:rsidRPr="00D85E10">
            <w:rPr>
              <w:color w:val="000000"/>
            </w:rPr>
            <w:t xml:space="preserve"> et al., 2019)</w:t>
          </w:r>
        </w:sdtContent>
      </w:sdt>
      <w:r>
        <w:t>. Numerous studies in the Midwest have established that yields of maize grown in monoculture are lower than yields of maize rotated with soybean (</w:t>
      </w:r>
      <w:r w:rsidRPr="0015749E">
        <w:rPr>
          <w:i/>
          <w:iCs/>
        </w:rPr>
        <w:t>Glycine max</w:t>
      </w:r>
      <w:r>
        <w:t xml:space="preserve">),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DefaultPlaceholder_-1854013440"/>
          </w:placeholder>
        </w:sdtPr>
        <w:sdtEndPr/>
        <w:sdtContent>
          <w:r w:rsidR="00D85E10" w:rsidRPr="00D85E10">
            <w:rPr>
              <w:color w:val="000000"/>
            </w:rPr>
            <w:t>(Dick and Doren, 1985; Peterson et al., 1990; Meese et al., 1991; Crookston et al., 1991; Porter et al., 1997; Varvel, 2000; Stanger and Lauer, 2008; Gentry et al., 2013; Al-</w:t>
          </w:r>
          <w:proofErr w:type="spellStart"/>
          <w:r w:rsidR="00D85E10" w:rsidRPr="00D85E10">
            <w:rPr>
              <w:color w:val="000000"/>
            </w:rPr>
            <w:t>Kaisi</w:t>
          </w:r>
          <w:proofErr w:type="spellEnd"/>
          <w:r w:rsidR="00D85E10" w:rsidRPr="00D85E10">
            <w:rPr>
              <w:color w:val="000000"/>
            </w:rPr>
            <w:t xml:space="preserve"> et al., 2015; </w:t>
          </w:r>
          <w:proofErr w:type="spellStart"/>
          <w:r w:rsidR="00D85E10" w:rsidRPr="00D85E10">
            <w:rPr>
              <w:color w:val="000000"/>
            </w:rPr>
            <w:t>Farmaha</w:t>
          </w:r>
          <w:proofErr w:type="spellEnd"/>
          <w:r w:rsidR="00D85E10" w:rsidRPr="00D85E10">
            <w:rPr>
              <w:color w:val="000000"/>
            </w:rPr>
            <w:t xml:space="preserve"> et al., 2016; Seifert et al., 2017; Vogel and Below, 2018; Bowles et al., 2020)</w:t>
          </w:r>
        </w:sdtContent>
      </w:sdt>
      <w:r w:rsidRPr="0015749E">
        <w:t>, but there</w:t>
      </w:r>
      <w:r>
        <w:t xml:space="preserve"> has been less work exploring the mechanisms responsible for the penalty. While the penalty is consistent, it exhibits a large degree of variability. In the US, experimental studies report average penalties ranging from 5-30% </w:t>
      </w:r>
      <w:sdt>
        <w:sdtPr>
          <w:rPr>
            <w:color w:val="000000"/>
          </w:rPr>
          <w:tag w:val="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
          <w:id w:val="-2038337382"/>
          <w:placeholder>
            <w:docPart w:val="DefaultPlaceholder_-1854013440"/>
          </w:placeholder>
        </w:sdtPr>
        <w:sdtEndPr/>
        <w:sdtContent>
          <w:r w:rsidR="00D85E10" w:rsidRPr="00D85E10">
            <w:rPr>
              <w:color w:val="000000"/>
            </w:rPr>
            <w:t>(Erickson, 2008)</w:t>
          </w:r>
        </w:sdtContent>
      </w:sdt>
      <w:r>
        <w:t xml:space="preserve">, but even at high nitrogen (N) rates the penalty at a single site can vary from 0-25% depending on the year </w:t>
      </w:r>
      <w:sdt>
        <w:sdtPr>
          <w:rPr>
            <w:color w:val="000000"/>
          </w:rPr>
          <w:tag w:val="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
          <w:id w:val="521291185"/>
          <w:placeholder>
            <w:docPart w:val="DefaultPlaceholder_-1854013440"/>
          </w:placeholder>
        </w:sdtPr>
        <w:sdtEndPr/>
        <w:sdtContent>
          <w:r w:rsidR="00D85E10" w:rsidRPr="00D85E10">
            <w:rPr>
              <w:color w:val="000000"/>
            </w:rPr>
            <w:t>(Porter et al., 1997)</w:t>
          </w:r>
        </w:sdtContent>
      </w:sdt>
      <w:r>
        <w:t xml:space="preserve">. A series of studies done in Minnesota rejected the hypothesis that residue is responsible for the yield penalty </w:t>
      </w:r>
      <w:sdt>
        <w:sdtPr>
          <w:rPr>
            <w:color w:val="000000"/>
          </w:rPr>
          <w:tag w:val="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
          <w:id w:val="642543849"/>
          <w:placeholder>
            <w:docPart w:val="DefaultPlaceholder_-1854013440"/>
          </w:placeholder>
        </w:sdtPr>
        <w:sdtEndPr/>
        <w:sdtContent>
          <w:r w:rsidR="00D85E10" w:rsidRPr="00D85E10">
            <w:rPr>
              <w:color w:val="000000"/>
            </w:rPr>
            <w:t xml:space="preserve">(Crookston and </w:t>
          </w:r>
          <w:proofErr w:type="spellStart"/>
          <w:r w:rsidR="00D85E10" w:rsidRPr="00D85E10">
            <w:rPr>
              <w:color w:val="000000"/>
            </w:rPr>
            <w:t>Kurle</w:t>
          </w:r>
          <w:proofErr w:type="spellEnd"/>
          <w:r w:rsidR="00D85E10" w:rsidRPr="00D85E10">
            <w:rPr>
              <w:color w:val="000000"/>
            </w:rPr>
            <w:t>, 1989)</w:t>
          </w:r>
        </w:sdtContent>
      </w:sdt>
      <w:r>
        <w:t xml:space="preserve">, with evidence of more water uptake in rotated maize </w:t>
      </w:r>
      <w:sdt>
        <w:sdtPr>
          <w:rPr>
            <w:color w:val="000000"/>
          </w:rPr>
          <w:tag w:val="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
          <w:id w:val="647406776"/>
          <w:placeholder>
            <w:docPart w:val="DefaultPlaceholder_-1854013440"/>
          </w:placeholder>
        </w:sdtPr>
        <w:sdtEndPr/>
        <w:sdtContent>
          <w:r w:rsidR="00D85E10" w:rsidRPr="00D85E10">
            <w:rPr>
              <w:color w:val="000000"/>
            </w:rPr>
            <w:t>(Copeland et al., 1993)</w:t>
          </w:r>
        </w:sdtContent>
      </w:sdt>
      <w:r>
        <w:t xml:space="preserve">, higher concentrations of N, phosphorous, and potassium in rotated maize leaf tissue </w:t>
      </w:r>
      <w:sdt>
        <w:sdtPr>
          <w:rPr>
            <w:color w:val="000000"/>
          </w:rPr>
          <w:tag w:val="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
          <w:id w:val="-636942362"/>
          <w:placeholder>
            <w:docPart w:val="DefaultPlaceholder_-1854013440"/>
          </w:placeholder>
        </w:sdtPr>
        <w:sdtEndPr/>
        <w:sdtContent>
          <w:r w:rsidR="00D85E10" w:rsidRPr="00D85E10">
            <w:rPr>
              <w:color w:val="000000"/>
            </w:rPr>
            <w:t>(Copeland and Crookston, 1992)</w:t>
          </w:r>
        </w:sdtContent>
      </w:sdt>
      <w:r>
        <w:t xml:space="preserve">, and possible links to differences in mycorrhizal populations affecting root characteristics </w:t>
      </w:r>
      <w:sdt>
        <w:sdtPr>
          <w:rPr>
            <w:color w:val="000000"/>
          </w:rPr>
          <w:tag w:val="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
          <w:id w:val="-361598471"/>
          <w:placeholder>
            <w:docPart w:val="DefaultPlaceholder_-1854013440"/>
          </w:placeholder>
        </w:sdtPr>
        <w:sdtEndPr/>
        <w:sdtContent>
          <w:r w:rsidR="00D85E10" w:rsidRPr="00D85E10">
            <w:rPr>
              <w:color w:val="000000"/>
            </w:rPr>
            <w:t>(Johnson et al., 1991, 1992; Nickel et al., 1995)</w:t>
          </w:r>
        </w:sdtContent>
      </w:sdt>
      <w:r>
        <w:t xml:space="preserve">. However, results from a single site may not be transferable, as it is clear the penalty is the result of a complex interaction between soils, management, and weather </w:t>
      </w:r>
      <w:sdt>
        <w:sdtPr>
          <w:rPr>
            <w:color w:val="000000"/>
          </w:rPr>
          <w:tag w:val="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7IEdlbnRyeSBldCBhbC4sIDIwMTM7IEFsLUthaXNpIGV0IGFsLiwgMjAxNSkiLCJtYW51YWxPdmVycmlkZVRleHQiOiIifX0="/>
          <w:id w:val="603086009"/>
          <w:placeholder>
            <w:docPart w:val="DefaultPlaceholder_-1854013440"/>
          </w:placeholder>
        </w:sdtPr>
        <w:sdtEndPr/>
        <w:sdtContent>
          <w:r w:rsidR="00D85E10" w:rsidRPr="00D85E10">
            <w:rPr>
              <w:color w:val="000000"/>
            </w:rPr>
            <w:t>(Porter et al., 1997; Gentry et al., 2013; Al-</w:t>
          </w:r>
          <w:proofErr w:type="spellStart"/>
          <w:r w:rsidR="00D85E10" w:rsidRPr="00D85E10">
            <w:rPr>
              <w:color w:val="000000"/>
            </w:rPr>
            <w:t>Kaisi</w:t>
          </w:r>
          <w:proofErr w:type="spellEnd"/>
          <w:r w:rsidR="00D85E10" w:rsidRPr="00D85E10">
            <w:rPr>
              <w:color w:val="000000"/>
            </w:rPr>
            <w:t xml:space="preserve"> et al., 2015)</w:t>
          </w:r>
        </w:sdtContent>
      </w:sdt>
      <w:r>
        <w:t xml:space="preserve">. Studies based on surveys or satellite imagery provide larger inference </w:t>
      </w:r>
      <w:proofErr w:type="gramStart"/>
      <w:r>
        <w:t>scopes, but</w:t>
      </w:r>
      <w:proofErr w:type="gramEnd"/>
      <w:r>
        <w:t xml:space="preserve"> are associative and conclusions are often too broad for field-based inference </w:t>
      </w:r>
      <w:sdt>
        <w:sdtPr>
          <w:rPr>
            <w:color w:val="000000"/>
          </w:rPr>
          <w:tag w:val="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
          <w:id w:val="-1001044477"/>
          <w:placeholder>
            <w:docPart w:val="DefaultPlaceholder_-1854013440"/>
          </w:placeholder>
        </w:sdtPr>
        <w:sdtEndPr/>
        <w:sdtContent>
          <w:r w:rsidR="00D85E10" w:rsidRPr="00D85E10">
            <w:rPr>
              <w:color w:val="000000"/>
            </w:rPr>
            <w:t>(</w:t>
          </w:r>
          <w:proofErr w:type="spellStart"/>
          <w:r w:rsidR="00D85E10" w:rsidRPr="00D85E10">
            <w:rPr>
              <w:color w:val="000000"/>
            </w:rPr>
            <w:t>Farmaha</w:t>
          </w:r>
          <w:proofErr w:type="spellEnd"/>
          <w:r w:rsidR="00D85E10" w:rsidRPr="00D85E10">
            <w:rPr>
              <w:color w:val="000000"/>
            </w:rPr>
            <w:t xml:space="preserve"> et al., 2016; Seifert et al., 2017)</w:t>
          </w:r>
        </w:sdtContent>
      </w:sdt>
      <w:r>
        <w:t xml:space="preserve">. Therefore, despite the penalty being well- documented, the driving causes have remained elusive, rendering the penalty difficult to predict and manage for. Data from long-term, replicated experiments at multiple sites can provide critical insight into complex cropping system questions </w:t>
      </w:r>
      <w:sdt>
        <w:sdtPr>
          <w:rPr>
            <w:color w:val="000000"/>
          </w:rPr>
          <w:tag w:val="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
          <w:id w:val="10813616"/>
          <w:placeholder>
            <w:docPart w:val="DefaultPlaceholder_-1854013440"/>
          </w:placeholder>
        </w:sdtPr>
        <w:sdtEndPr/>
        <w:sdtContent>
          <w:r w:rsidR="00D85E10" w:rsidRPr="00D85E10">
            <w:rPr>
              <w:color w:val="000000"/>
            </w:rPr>
            <w:t>(</w:t>
          </w:r>
          <w:proofErr w:type="spellStart"/>
          <w:r w:rsidR="00D85E10" w:rsidRPr="00D85E10">
            <w:rPr>
              <w:color w:val="000000"/>
            </w:rPr>
            <w:t>Poffenbarger</w:t>
          </w:r>
          <w:proofErr w:type="spellEnd"/>
          <w:r w:rsidR="00D85E10" w:rsidRPr="00D85E10">
            <w:rPr>
              <w:color w:val="000000"/>
            </w:rPr>
            <w:t xml:space="preserve"> et al., 2017; Bowles et al., 2020; </w:t>
          </w:r>
          <w:proofErr w:type="spellStart"/>
          <w:r w:rsidR="00D85E10" w:rsidRPr="00D85E10">
            <w:rPr>
              <w:color w:val="000000"/>
            </w:rPr>
            <w:t>Cusser</w:t>
          </w:r>
          <w:proofErr w:type="spellEnd"/>
          <w:r w:rsidR="00D85E10" w:rsidRPr="00D85E10">
            <w:rPr>
              <w:color w:val="000000"/>
            </w:rPr>
            <w:t xml:space="preserve"> et al., 2020)</w:t>
          </w:r>
        </w:sdtContent>
      </w:sdt>
      <w:r>
        <w:t>,</w:t>
      </w:r>
      <w:r w:rsidR="006234EF">
        <w:t xml:space="preserve"> </w:t>
      </w:r>
      <w:r>
        <w:t xml:space="preserve">offering the advantages of controlled experiments with the scope of inference needed to extract generalizable patterns. Therefore, long-term multi-site datasets are best suited for answering questions about the continuous maize penalty. </w:t>
      </w:r>
    </w:p>
    <w:p w14:paraId="5E91B171" w14:textId="29FBEE31" w:rsidR="005A6361" w:rsidRDefault="007E45D5" w:rsidP="00873853">
      <w:r>
        <w:t>Managing the penalty without knowledge of driving mechanisms is challenging. Currently, producers are advised to increase N applications to maize following maize by ~60 kg ha</w:t>
      </w:r>
      <w:r w:rsidRPr="00E04C43">
        <w:rPr>
          <w:vertAlign w:val="superscript"/>
        </w:rPr>
        <w:t>-1</w:t>
      </w:r>
      <w:r>
        <w:t xml:space="preserve"> compared to maize following soybean </w:t>
      </w:r>
      <w:sdt>
        <w:sdtPr>
          <w:rPr>
            <w:color w:val="000000"/>
          </w:rPr>
          <w:tag w:val="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
          <w:id w:val="1904399898"/>
          <w:placeholder>
            <w:docPart w:val="DefaultPlaceholder_-1854013440"/>
          </w:placeholder>
        </w:sdtPr>
        <w:sdtEndPr/>
        <w:sdtContent>
          <w:r w:rsidR="00D85E10" w:rsidRPr="00D85E10">
            <w:rPr>
              <w:color w:val="000000"/>
            </w:rPr>
            <w:t>(Sawyer et al., 2006)</w:t>
          </w:r>
        </w:sdtContent>
      </w:sdt>
      <w:r>
        <w:t>. While this is effective on average, it is unclear how the effectiveness varies by year and soil, as in many instances the additional N application may not translate to increased yields</w:t>
      </w:r>
      <w:r w:rsidR="005A6361">
        <w:t xml:space="preserve"> in the continuous maize system</w:t>
      </w:r>
      <w:r>
        <w:t xml:space="preserve">. Over-application of N above the agronomically optimum nitrogen rate (AONR) in continuous maize systems carries significantly more risk of nitrate leaching compared to rotated maize systems </w:t>
      </w:r>
      <w:sdt>
        <w:sdtPr>
          <w:rPr>
            <w:color w:val="000000"/>
          </w:rPr>
          <w:tag w:val="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
          <w:id w:val="768119590"/>
          <w:placeholder>
            <w:docPart w:val="DefaultPlaceholder_-1854013440"/>
          </w:placeholder>
        </w:sdtPr>
        <w:sdtEndPr/>
        <w:sdtContent>
          <w:r w:rsidR="00D85E10" w:rsidRPr="00D85E10">
            <w:rPr>
              <w:color w:val="000000"/>
            </w:rPr>
            <w:t>(</w:t>
          </w:r>
          <w:proofErr w:type="spellStart"/>
          <w:r w:rsidR="00D85E10" w:rsidRPr="00D85E10">
            <w:rPr>
              <w:color w:val="000000"/>
            </w:rPr>
            <w:t>Pasley</w:t>
          </w:r>
          <w:proofErr w:type="spellEnd"/>
          <w:r w:rsidR="00D85E10" w:rsidRPr="00D85E10">
            <w:rPr>
              <w:color w:val="000000"/>
            </w:rPr>
            <w:t xml:space="preserve"> et al., 2021)</w:t>
          </w:r>
        </w:sdtContent>
      </w:sdt>
      <w:r>
        <w:t xml:space="preserve">, decreases root mass </w:t>
      </w:r>
      <w:sdt>
        <w:sdtPr>
          <w:rPr>
            <w:color w:val="000000"/>
          </w:rPr>
          <w:tag w:val="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1533382924"/>
          <w:placeholder>
            <w:docPart w:val="DefaultPlaceholder_-1854013440"/>
          </w:placeholder>
        </w:sdtPr>
        <w:sdtEndPr/>
        <w:sdtContent>
          <w:r w:rsidR="00D85E10" w:rsidRPr="00D85E10">
            <w:rPr>
              <w:color w:val="000000"/>
            </w:rPr>
            <w:t>(</w:t>
          </w:r>
          <w:proofErr w:type="spellStart"/>
          <w:r w:rsidR="00D85E10" w:rsidRPr="00D85E10">
            <w:rPr>
              <w:color w:val="000000"/>
            </w:rPr>
            <w:t>Ordóñez</w:t>
          </w:r>
          <w:proofErr w:type="spellEnd"/>
          <w:r w:rsidR="00D85E10" w:rsidRPr="00D85E10">
            <w:rPr>
              <w:color w:val="000000"/>
            </w:rPr>
            <w:t xml:space="preserve"> et al., 2021)</w:t>
          </w:r>
        </w:sdtContent>
      </w:sdt>
      <w:r>
        <w:t xml:space="preserve">, and over time depletes soil carbon stores </w:t>
      </w:r>
      <w:sdt>
        <w:sdtPr>
          <w:rPr>
            <w:color w:val="000000"/>
          </w:rPr>
          <w:tag w:val="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
          <w:id w:val="-689841700"/>
          <w:placeholder>
            <w:docPart w:val="DefaultPlaceholder_-1854013440"/>
          </w:placeholder>
        </w:sdtPr>
        <w:sdtEndPr/>
        <w:sdtContent>
          <w:r w:rsidR="00D85E10" w:rsidRPr="00D85E10">
            <w:rPr>
              <w:color w:val="000000"/>
            </w:rPr>
            <w:t>(</w:t>
          </w:r>
          <w:proofErr w:type="spellStart"/>
          <w:r w:rsidR="00D85E10" w:rsidRPr="00D85E10">
            <w:rPr>
              <w:color w:val="000000"/>
            </w:rPr>
            <w:t>Poffenbarger</w:t>
          </w:r>
          <w:proofErr w:type="spellEnd"/>
          <w:r w:rsidR="00D85E10" w:rsidRPr="00D85E10">
            <w:rPr>
              <w:color w:val="000000"/>
            </w:rPr>
            <w:t xml:space="preserve"> et al., 2017)</w:t>
          </w:r>
        </w:sdtContent>
      </w:sdt>
      <w:r>
        <w:t xml:space="preserve">. Furthermore, the additional N application recommended for maize monocultures results in increased emissions of nitrous oxide, a potent greenhouse gas </w:t>
      </w:r>
      <w:sdt>
        <w:sdtPr>
          <w:rPr>
            <w:color w:val="000000"/>
          </w:rPr>
          <w:tag w:val="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
          <w:id w:val="1063605998"/>
          <w:placeholder>
            <w:docPart w:val="DefaultPlaceholder_-1854013440"/>
          </w:placeholder>
        </w:sdtPr>
        <w:sdtEndPr/>
        <w:sdtContent>
          <w:r w:rsidR="00D85E10" w:rsidRPr="00D85E10">
            <w:rPr>
              <w:color w:val="000000"/>
            </w:rPr>
            <w:t>(Millar et al., 2010; Grace et al., 2011)</w:t>
          </w:r>
        </w:sdtContent>
      </w:sdt>
      <w:r>
        <w:t xml:space="preserve">. Given the prevalence of continuous maize in the Midwest, predicting when N application will translate to increased yields is therefore vital for protecting </w:t>
      </w:r>
      <w:r>
        <w:lastRenderedPageBreak/>
        <w:t xml:space="preserve">water quality, maintaining soil productivity, and reducing climatic impacts of agriculture. Moreover, </w:t>
      </w:r>
      <w:r w:rsidR="005A6361">
        <w:t>a</w:t>
      </w:r>
      <w:r>
        <w:t>pplying N without an accompanying increase in yields reduces producer profits</w:t>
      </w:r>
      <w:r w:rsidR="005A6361">
        <w:t xml:space="preserve">. </w:t>
      </w:r>
    </w:p>
    <w:p w14:paraId="12A7BFA6" w14:textId="7DEC7037" w:rsidR="005C5838" w:rsidRDefault="005A6361" w:rsidP="00873853">
      <w:r>
        <w:t>In addition to helping producers optimize their cropping systems, a</w:t>
      </w:r>
      <w:r w:rsidR="007E45D5">
        <w:t xml:space="preserve"> mechanistic understanding of the continuous maize penalty will </w:t>
      </w:r>
      <w:r>
        <w:t xml:space="preserve">also </w:t>
      </w:r>
      <w:r w:rsidR="007E45D5">
        <w:t xml:space="preserve">allow researchers to incorporate the penalty into processed based models to better capture land-use decisions and the environmental impacts of cropping system choices. Many bio-physical process-based models are available for simulating agricultural systems </w:t>
      </w:r>
      <w:sdt>
        <w:sdtPr>
          <w:rPr>
            <w:color w:val="000000"/>
          </w:rPr>
          <w:tag w:val="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
          <w:id w:val="-1120907808"/>
          <w:placeholder>
            <w:docPart w:val="DefaultPlaceholder_-1854013440"/>
          </w:placeholder>
        </w:sdtPr>
        <w:sdtEndPr/>
        <w:sdtContent>
          <w:r w:rsidR="00D85E10" w:rsidRPr="00D85E10">
            <w:rPr>
              <w:color w:val="000000"/>
            </w:rPr>
            <w:t xml:space="preserve">(Jones et al., 2017; </w:t>
          </w:r>
          <w:proofErr w:type="spellStart"/>
          <w:r w:rsidR="00D85E10" w:rsidRPr="00D85E10">
            <w:rPr>
              <w:color w:val="000000"/>
            </w:rPr>
            <w:t>Boote</w:t>
          </w:r>
          <w:proofErr w:type="spellEnd"/>
          <w:r w:rsidR="00D85E10" w:rsidRPr="00D85E10">
            <w:rPr>
              <w:color w:val="000000"/>
            </w:rPr>
            <w:t xml:space="preserve">, 2019; Silva and </w:t>
          </w:r>
          <w:proofErr w:type="spellStart"/>
          <w:r w:rsidR="00D85E10" w:rsidRPr="00D85E10">
            <w:rPr>
              <w:color w:val="000000"/>
            </w:rPr>
            <w:t>Giller</w:t>
          </w:r>
          <w:proofErr w:type="spellEnd"/>
          <w:r w:rsidR="00D85E10" w:rsidRPr="00D85E10">
            <w:rPr>
              <w:color w:val="000000"/>
            </w:rPr>
            <w:t>, 2021)</w:t>
          </w:r>
        </w:sdtContent>
      </w:sdt>
      <w:r w:rsidR="007E45D5">
        <w:t>, but to our knowledge none directly incorporate the continuous maize penalty that is caused by non-water and non-N factors</w:t>
      </w:r>
      <w:r w:rsidR="005C5838">
        <w:t xml:space="preserve">, resulting in </w:t>
      </w:r>
      <w:proofErr w:type="spellStart"/>
      <w:r w:rsidR="005C5838">
        <w:t>a</w:t>
      </w:r>
      <w:proofErr w:type="spellEnd"/>
      <w:r w:rsidR="005C5838">
        <w:t xml:space="preserve"> consistent over-prediction of continuous maize yields, regardless of the model (</w:t>
      </w:r>
      <w:r w:rsidR="005C5838">
        <w:fldChar w:fldCharType="begin"/>
      </w:r>
      <w:r w:rsidR="005C5838">
        <w:instrText xml:space="preserve"> REF _Ref78809545 \h </w:instrText>
      </w:r>
      <w:r w:rsidR="005C5838">
        <w:fldChar w:fldCharType="separate"/>
      </w:r>
      <w:r w:rsidR="005C5838">
        <w:t xml:space="preserve">Figure </w:t>
      </w:r>
      <w:r w:rsidR="005C5838">
        <w:rPr>
          <w:noProof/>
        </w:rPr>
        <w:t>1</w:t>
      </w:r>
      <w:r w:rsidR="005C5838">
        <w:fldChar w:fldCharType="end"/>
      </w:r>
      <w:r w:rsidR="005C5838">
        <w:t>)</w:t>
      </w:r>
      <w:r w:rsidR="007E45D5">
        <w:t xml:space="preserve">. </w:t>
      </w:r>
    </w:p>
    <w:p w14:paraId="4B0DF20C" w14:textId="77777777" w:rsidR="005C5838" w:rsidRDefault="005C5838" w:rsidP="005C5838">
      <w:pPr>
        <w:keepNext/>
      </w:pPr>
      <w:r>
        <w:rPr>
          <w:noProof/>
        </w:rPr>
        <w:drawing>
          <wp:inline distT="0" distB="0" distL="0" distR="0" wp14:anchorId="5628E6BD" wp14:editId="4886F13D">
            <wp:extent cx="5943600" cy="36766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0ACE2329" w14:textId="51BFEE2F" w:rsidR="005C5838" w:rsidRDefault="005C5838" w:rsidP="005C5838">
      <w:pPr>
        <w:pStyle w:val="Caption"/>
      </w:pPr>
      <w:bookmarkStart w:id="1" w:name="_Ref78809545"/>
      <w:r>
        <w:t xml:space="preserve">Figure </w:t>
      </w:r>
      <w:fldSimple w:instr=" SEQ Figure \* ARABIC ">
        <w:r>
          <w:rPr>
            <w:noProof/>
          </w:rPr>
          <w:t>1</w:t>
        </w:r>
      </w:fldSimple>
      <w:bookmarkEnd w:id="1"/>
      <w:r>
        <w:t xml:space="preserve"> Summary of 157 site-years of experimental data compared to uncalibrated APSIM </w:t>
      </w:r>
      <w:r>
        <w:rPr>
          <w:noProof/>
        </w:rPr>
        <w:t>model predictions show good agreement with maize-soybean system maize yields, but a consistent over-estimation of continuously grown maize yields</w:t>
      </w:r>
    </w:p>
    <w:p w14:paraId="01FA0D27" w14:textId="57DA1F6C" w:rsidR="005C5838" w:rsidRDefault="005C5838" w:rsidP="005C5838">
      <w:r>
        <w:t xml:space="preserve">Through calibration, </w:t>
      </w:r>
      <w:proofErr w:type="spellStart"/>
      <w:r>
        <w:t>Puntel</w:t>
      </w:r>
      <w:proofErr w:type="spellEnd"/>
      <w:r>
        <w:t xml:space="preserve"> and </w:t>
      </w:r>
      <w:proofErr w:type="spellStart"/>
      <w:r>
        <w:t>collegues</w:t>
      </w:r>
      <w:proofErr w:type="spellEnd"/>
      <w:r>
        <w:t xml:space="preserve"> </w:t>
      </w:r>
      <w:sdt>
        <w:sdtPr>
          <w:rPr>
            <w:color w:val="000000"/>
          </w:rPr>
          <w:tag w:val="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
          <w:id w:val="860083283"/>
          <w:placeholder>
            <w:docPart w:val="7A6590EA0B8741FDA5933A5BC122B8D0"/>
          </w:placeholder>
        </w:sdtPr>
        <w:sdtContent>
          <w:r w:rsidR="00D85E10" w:rsidRPr="00D85E10">
            <w:rPr>
              <w:color w:val="000000"/>
            </w:rPr>
            <w:t>(</w:t>
          </w:r>
          <w:proofErr w:type="spellStart"/>
          <w:r w:rsidR="00D85E10" w:rsidRPr="00D85E10">
            <w:rPr>
              <w:color w:val="000000"/>
            </w:rPr>
            <w:t>Puntel</w:t>
          </w:r>
          <w:proofErr w:type="spellEnd"/>
          <w:r w:rsidR="00D85E10" w:rsidRPr="00D85E10">
            <w:rPr>
              <w:color w:val="000000"/>
            </w:rPr>
            <w:t xml:space="preserve"> et al., 2016)</w:t>
          </w:r>
        </w:sdtContent>
      </w:sdt>
      <w:r>
        <w:t xml:space="preserve"> were able to simulate a quarter of the observed penalty using the </w:t>
      </w:r>
      <w:r w:rsidRPr="00302B1E">
        <w:t xml:space="preserve">Agricultural Production Systems </w:t>
      </w:r>
      <w:proofErr w:type="spellStart"/>
      <w:r w:rsidRPr="00302B1E">
        <w:t>sIMulator</w:t>
      </w:r>
      <w:proofErr w:type="spellEnd"/>
      <w:r w:rsidRPr="00302B1E">
        <w:t xml:space="preserve"> (APSIM) model</w:t>
      </w:r>
      <w:r>
        <w:t xml:space="preserve"> </w:t>
      </w:r>
      <w:sdt>
        <w:sdtPr>
          <w:rPr>
            <w:color w:val="000000"/>
          </w:rPr>
          <w:tag w:val="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
          <w:id w:val="-1979524084"/>
          <w:placeholder>
            <w:docPart w:val="7A6590EA0B8741FDA5933A5BC122B8D0"/>
          </w:placeholder>
        </w:sdtPr>
        <w:sdtContent>
          <w:r w:rsidR="00D85E10" w:rsidRPr="00D85E10">
            <w:rPr>
              <w:color w:val="000000"/>
            </w:rPr>
            <w:t xml:space="preserve">(Keating et al., 2003; </w:t>
          </w:r>
          <w:proofErr w:type="spellStart"/>
          <w:r w:rsidR="00D85E10" w:rsidRPr="00D85E10">
            <w:rPr>
              <w:color w:val="000000"/>
            </w:rPr>
            <w:t>Holzworth</w:t>
          </w:r>
          <w:proofErr w:type="spellEnd"/>
          <w:r w:rsidR="00D85E10" w:rsidRPr="00D85E10">
            <w:rPr>
              <w:color w:val="000000"/>
            </w:rPr>
            <w:t xml:space="preserve"> et al., 2014)</w:t>
          </w:r>
        </w:sdtContent>
      </w:sdt>
      <w:r>
        <w:t xml:space="preserve">, indicating a substantial portion of the penalty requires additional model capabilities. </w:t>
      </w:r>
    </w:p>
    <w:p w14:paraId="68525546" w14:textId="2895361E" w:rsidR="007E45D5" w:rsidRDefault="007E45D5" w:rsidP="00873853">
      <w:proofErr w:type="gramStart"/>
      <w:r>
        <w:t>The majority of</w:t>
      </w:r>
      <w:proofErr w:type="gramEnd"/>
      <w:r>
        <w:t xml:space="preserve"> cropping system models focus on simulating abiotic processes</w:t>
      </w:r>
      <w:r w:rsidR="00A17F6A">
        <w:t xml:space="preserve"> to predict attainable yields </w:t>
      </w:r>
      <w:sdt>
        <w:sdtPr>
          <w:rPr>
            <w:color w:val="000000"/>
          </w:rPr>
          <w:tag w:val="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
          <w:id w:val="1561821713"/>
          <w:placeholder>
            <w:docPart w:val="DefaultPlaceholder_-1854013440"/>
          </w:placeholder>
        </w:sdtPr>
        <w:sdtContent>
          <w:r w:rsidR="00D85E10" w:rsidRPr="00D85E10">
            <w:rPr>
              <w:color w:val="000000"/>
            </w:rPr>
            <w:t xml:space="preserve">(Silva and </w:t>
          </w:r>
          <w:proofErr w:type="spellStart"/>
          <w:r w:rsidR="00D85E10" w:rsidRPr="00D85E10">
            <w:rPr>
              <w:color w:val="000000"/>
            </w:rPr>
            <w:t>Giller</w:t>
          </w:r>
          <w:proofErr w:type="spellEnd"/>
          <w:r w:rsidR="00D85E10" w:rsidRPr="00D85E10">
            <w:rPr>
              <w:color w:val="000000"/>
            </w:rPr>
            <w:t>, 2021)</w:t>
          </w:r>
        </w:sdtContent>
      </w:sdt>
      <w:r>
        <w:t xml:space="preserve">, with the assumption that disease and pests are adequately controlled. In any given year, the continuous maize penalty is likely a function of both biotic and abiotic conditions. Direct modelling of biotic components would require a substantial increase in the complexity of processed-based models. Pests not only depend on local conditions (soil moisture, air temperature, humidity), but also on complex regional interactions including physical, biological, social, and economic </w:t>
      </w:r>
      <w:r>
        <w:lastRenderedPageBreak/>
        <w:t xml:space="preserve">factors </w:t>
      </w:r>
      <w:sdt>
        <w:sdtPr>
          <w:rPr>
            <w:color w:val="000000"/>
          </w:rPr>
          <w:tag w:val="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
          <w:id w:val="1008177552"/>
          <w:placeholder>
            <w:docPart w:val="DefaultPlaceholder_-1854013440"/>
          </w:placeholder>
        </w:sdtPr>
        <w:sdtContent>
          <w:r w:rsidR="00D85E10" w:rsidRPr="00D85E10">
            <w:rPr>
              <w:color w:val="000000"/>
            </w:rPr>
            <w:t>(Esker et al., 2012)</w:t>
          </w:r>
        </w:sdtContent>
      </w:sdt>
      <w:r>
        <w:t xml:space="preserve">. Incorporating these factors into a single model is not </w:t>
      </w:r>
      <w:proofErr w:type="gramStart"/>
      <w:r>
        <w:t>trivial, and</w:t>
      </w:r>
      <w:proofErr w:type="gramEnd"/>
      <w:r>
        <w:t xml:space="preserve"> would require coordinated efforts to improve data collection and reporting </w:t>
      </w:r>
      <w:sdt>
        <w:sdtPr>
          <w:rPr>
            <w:color w:val="000000"/>
          </w:rPr>
          <w:tag w:val="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
          <w:id w:val="1511873172"/>
          <w:placeholder>
            <w:docPart w:val="DefaultPlaceholder_-1854013440"/>
          </w:placeholder>
        </w:sdtPr>
        <w:sdtEndPr/>
        <w:sdtContent>
          <w:r w:rsidR="00D85E10" w:rsidRPr="00D85E10">
            <w:rPr>
              <w:color w:val="000000"/>
            </w:rPr>
            <w:t>(</w:t>
          </w:r>
          <w:proofErr w:type="spellStart"/>
          <w:r w:rsidR="00D85E10" w:rsidRPr="00D85E10">
            <w:rPr>
              <w:color w:val="000000"/>
            </w:rPr>
            <w:t>Donatelli</w:t>
          </w:r>
          <w:proofErr w:type="spellEnd"/>
          <w:r w:rsidR="00D85E10" w:rsidRPr="00D85E10">
            <w:rPr>
              <w:color w:val="000000"/>
            </w:rPr>
            <w:t xml:space="preserve"> et al., 2017)</w:t>
          </w:r>
        </w:sdtContent>
      </w:sdt>
      <w:r>
        <w:t>. However, while modelling the biotic factors directly may not be desirable</w:t>
      </w:r>
      <w:r w:rsidR="005A6361">
        <w:t xml:space="preserve"> or </w:t>
      </w:r>
      <w:r>
        <w:t xml:space="preserve">feasible, incorporating the physical manifestations of biotic effects may be sufficient for certain purposes. Understanding the simplest avenues for incorporating the continuous maize penalty into process-based models would be universally advantageous for researchers working with maize-based systems. </w:t>
      </w:r>
    </w:p>
    <w:p w14:paraId="399E4A67" w14:textId="1DACBEF2" w:rsidR="007E45D5" w:rsidRDefault="007E45D5" w:rsidP="00873853">
      <w:r>
        <w:t>The goal of this study was to use multi-site, multi-year data coupled with an in-depth literature review and a process-based model (</w:t>
      </w:r>
      <w:r w:rsidRPr="00365EA5">
        <w:t>APSIM</w:t>
      </w:r>
      <w:r>
        <w:t>) to gain insight into factors contributing to the continuous maize penalty and how best to model those effects. Specifically, our objectives were to:</w:t>
      </w:r>
    </w:p>
    <w:p w14:paraId="08992172" w14:textId="77777777" w:rsidR="007E45D5" w:rsidRDefault="007E45D5" w:rsidP="00D65115">
      <w:r>
        <w:t xml:space="preserve">(1) Use </w:t>
      </w:r>
      <w:r w:rsidRPr="001D7219">
        <w:t xml:space="preserve">experimental data to quantify </w:t>
      </w:r>
      <w:r>
        <w:t>site and environmental variation in the continuous maize penalty</w:t>
      </w:r>
    </w:p>
    <w:p w14:paraId="75A4C596" w14:textId="77777777" w:rsidR="007E45D5" w:rsidRDefault="007E45D5" w:rsidP="00D65115">
      <w:r>
        <w:t>(2) Synthesize results with existing literature and modelled scenarios to identify probable mechanistic pathways</w:t>
      </w:r>
    </w:p>
    <w:p w14:paraId="4D3D0E04" w14:textId="77777777" w:rsidR="007E45D5" w:rsidRDefault="007E45D5" w:rsidP="00D65115">
      <w:r>
        <w:t>(3) Use a calibrated model to test hypotheses and approaches for modelling the penalty</w:t>
      </w:r>
    </w:p>
    <w:p w14:paraId="3A4F997A" w14:textId="77777777" w:rsidR="007E45D5" w:rsidRDefault="007E45D5" w:rsidP="00D65115">
      <w:r>
        <w:t>(4) Provide recommendations for future research</w:t>
      </w:r>
    </w:p>
    <w:p w14:paraId="1ABFB7FC" w14:textId="547D772E" w:rsidR="007E45D5" w:rsidRDefault="007E45D5" w:rsidP="007A1C67">
      <w:pPr>
        <w:pStyle w:val="Heading1"/>
      </w:pPr>
      <w:r>
        <w:t>Methods and Materials</w:t>
      </w:r>
    </w:p>
    <w:p w14:paraId="6C5209E2" w14:textId="1FE8FE5A" w:rsidR="0009572C" w:rsidRDefault="0009572C" w:rsidP="0009572C"/>
    <w:p w14:paraId="48727605" w14:textId="691F3ABE" w:rsidR="00700B35" w:rsidRDefault="00700B35" w:rsidP="0009572C">
      <w:r>
        <w:t>We used a combination of literature review and experimental observations taken in a field setting to inform model building and testing (</w:t>
      </w:r>
      <w:r>
        <w:fldChar w:fldCharType="begin"/>
      </w:r>
      <w:r>
        <w:instrText xml:space="preserve"> REF _Ref78809118 \h </w:instrText>
      </w:r>
      <w:r>
        <w:fldChar w:fldCharType="separate"/>
      </w:r>
      <w:r>
        <w:t xml:space="preserve">Figure </w:t>
      </w:r>
      <w:r>
        <w:rPr>
          <w:noProof/>
        </w:rPr>
        <w:t>1</w:t>
      </w:r>
      <w:r>
        <w:fldChar w:fldCharType="end"/>
      </w:r>
      <w:r>
        <w:t>).</w:t>
      </w:r>
    </w:p>
    <w:p w14:paraId="190FF51C" w14:textId="59DE147C" w:rsidR="00700B35" w:rsidRDefault="005C5838" w:rsidP="00700B35">
      <w:pPr>
        <w:pStyle w:val="Heading2"/>
      </w:pPr>
      <w:r>
        <w:rPr>
          <w:noProof/>
        </w:rPr>
        <w:lastRenderedPageBreak/>
        <w:drawing>
          <wp:inline distT="0" distB="0" distL="0" distR="0" wp14:anchorId="37C4BA14" wp14:editId="51775C2D">
            <wp:extent cx="5943600" cy="804227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042275"/>
                    </a:xfrm>
                    <a:prstGeom prst="rect">
                      <a:avLst/>
                    </a:prstGeom>
                  </pic:spPr>
                </pic:pic>
              </a:graphicData>
            </a:graphic>
          </wp:inline>
        </w:drawing>
      </w:r>
    </w:p>
    <w:p w14:paraId="7F5D4317" w14:textId="44E62967" w:rsidR="00700B35" w:rsidRDefault="00700B35" w:rsidP="00700B35">
      <w:pPr>
        <w:pStyle w:val="Caption"/>
      </w:pPr>
      <w:bookmarkStart w:id="2" w:name="_Ref78809118"/>
      <w:r>
        <w:t xml:space="preserve">Figure </w:t>
      </w:r>
      <w:fldSimple w:instr=" SEQ Figure \* ARABIC ">
        <w:r w:rsidR="005C5838">
          <w:rPr>
            <w:noProof/>
          </w:rPr>
          <w:t>2</w:t>
        </w:r>
      </w:fldSimple>
      <w:bookmarkEnd w:id="2"/>
      <w:r>
        <w:t xml:space="preserve"> Schematic of approach</w:t>
      </w:r>
    </w:p>
    <w:p w14:paraId="48021025" w14:textId="01218E50" w:rsidR="007E45D5" w:rsidRPr="00FE3147" w:rsidRDefault="007E45D5" w:rsidP="007A1C67">
      <w:pPr>
        <w:pStyle w:val="Heading2"/>
      </w:pPr>
      <w:r w:rsidRPr="00FE3147">
        <w:lastRenderedPageBreak/>
        <w:t>Experimental data</w:t>
      </w:r>
    </w:p>
    <w:p w14:paraId="6E9D81EE" w14:textId="7CEF5089" w:rsidR="007E45D5" w:rsidRDefault="00F10F57" w:rsidP="00F10F57">
      <w:r>
        <w:t xml:space="preserve">Site-year averaged yield data from long-term N-rate trials conducted at seven sites in Iowa and seven </w:t>
      </w:r>
      <w:r w:rsidRPr="00F10F57">
        <w:t xml:space="preserve">sites in Illinois were used for this study (see map inset in Figure X). </w:t>
      </w:r>
      <w:r w:rsidR="007E45D5" w:rsidRPr="00F10F57">
        <w:t xml:space="preserve">Details about </w:t>
      </w:r>
      <w:r w:rsidR="002E76B6" w:rsidRPr="00F10F57">
        <w:t>site management</w:t>
      </w:r>
      <w:r w:rsidR="007E45D5" w:rsidRPr="00F10F57">
        <w:t xml:space="preserve"> </w:t>
      </w:r>
      <w:r w:rsidRPr="00F10F57">
        <w:t>are available in supplementary material (XX). B</w:t>
      </w:r>
      <w:r w:rsidR="007E45D5" w:rsidRPr="00F10F57">
        <w:t>riefly, treatments consisted of cropping system (continuous maize, maize-soybean rotation with both phases present every year) and maize nitrogen (N) fertilization rate (Supplemental Table 1). Each site had three or four replications of each treatment</w:t>
      </w:r>
      <w:r w:rsidRPr="00F10F57">
        <w:t xml:space="preserve"> arranged in a randomized complete block design</w:t>
      </w:r>
      <w:r w:rsidR="007E45D5" w:rsidRPr="00F10F57">
        <w:t xml:space="preserve">. Weeds were adequately controlled using herbicides and fungicides were used on an as-needed basis. </w:t>
      </w:r>
      <w:r w:rsidR="002E76B6" w:rsidRPr="00F10F57">
        <w:t>All nutrients other than N were ma</w:t>
      </w:r>
      <w:r w:rsidR="002E76B6" w:rsidRPr="00F10F57">
        <w:t>naged</w:t>
      </w:r>
      <w:r w:rsidR="002E76B6" w:rsidRPr="00F10F57">
        <w:t xml:space="preserve"> for optimum maize production (soil pH, P, and K levels were tested; lime and fertilizer were applied if needed). </w:t>
      </w:r>
      <w:r w:rsidR="00BE51C4" w:rsidRPr="00F10F57">
        <w:t>Nitrogen fertilizer was applied near planting (± 10–15 days)</w:t>
      </w:r>
      <w:r w:rsidRPr="00F10F57">
        <w:t xml:space="preserve">, and in some cases as </w:t>
      </w:r>
      <w:r w:rsidR="00BE51C4" w:rsidRPr="00F10F57">
        <w:t>side</w:t>
      </w:r>
      <w:r>
        <w:t>-</w:t>
      </w:r>
      <w:r w:rsidR="00BE51C4" w:rsidRPr="00F10F57">
        <w:t>dressin</w:t>
      </w:r>
      <w:r w:rsidRPr="00F10F57">
        <w:t>g. Three sites in Illinois were managed using no-till practices, while the remaining sites were chisel plowed in the fall with spring field cultivation.</w:t>
      </w:r>
      <w:r>
        <w:rPr>
          <w:rFonts w:ascii="Georgia" w:hAnsi="Georgia"/>
          <w:color w:val="3E3D40"/>
          <w:sz w:val="27"/>
          <w:szCs w:val="27"/>
          <w:shd w:val="clear" w:color="auto" w:fill="FFFFFF"/>
        </w:rPr>
        <w:t xml:space="preserve"> </w:t>
      </w:r>
    </w:p>
    <w:p w14:paraId="4D566E79" w14:textId="77777777" w:rsidR="007E45D5" w:rsidRDefault="007E45D5" w:rsidP="00812C6B">
      <w:pPr>
        <w:pStyle w:val="m-5394878258787082074msolistparagraph"/>
        <w:shd w:val="clear" w:color="auto" w:fill="FFFFFF"/>
        <w:spacing w:before="0" w:beforeAutospacing="0" w:after="0" w:afterAutospacing="0"/>
        <w:rPr>
          <w:rFonts w:ascii="Calibri" w:hAnsi="Calibri" w:cs="Calibri"/>
          <w:color w:val="222222"/>
        </w:rPr>
      </w:pPr>
    </w:p>
    <w:p w14:paraId="07D8FBEA" w14:textId="77777777" w:rsidR="007E45D5" w:rsidRDefault="007E45D5" w:rsidP="007A1C67">
      <w:pPr>
        <w:pStyle w:val="Heading2"/>
      </w:pPr>
      <w:r>
        <w:t>Statistical analyses</w:t>
      </w:r>
    </w:p>
    <w:p w14:paraId="2A44FF53" w14:textId="3A983FEE" w:rsidR="007E45D5" w:rsidRDefault="007E45D5" w:rsidP="007C75F1">
      <w:r>
        <w:t xml:space="preserve">All statistical analyses were done using R version 4.0.3 </w:t>
      </w:r>
      <w:r w:rsidR="00C408B1">
        <w:t>(</w:t>
      </w:r>
      <w:sdt>
        <w:sdtPr>
          <w:rPr>
            <w:color w:val="000000"/>
          </w:rPr>
          <w:tag w:val="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
          <w:id w:val="1407342630"/>
          <w:placeholder>
            <w:docPart w:val="DefaultPlaceholder_-1854013440"/>
          </w:placeholder>
        </w:sdtPr>
        <w:sdtEndPr/>
        <w:sdtContent>
          <w:r w:rsidR="00D85E10" w:rsidRPr="00D85E10">
            <w:rPr>
              <w:color w:val="000000"/>
            </w:rPr>
            <w:t>(R Core Team,)</w:t>
          </w:r>
        </w:sdtContent>
      </w:sdt>
      <w:r>
        <w:t xml:space="preserve">and using the </w:t>
      </w:r>
      <w:proofErr w:type="spellStart"/>
      <w:r w:rsidRPr="00A1141D">
        <w:rPr>
          <w:i/>
          <w:iCs/>
        </w:rPr>
        <w:t>tidyverse</w:t>
      </w:r>
      <w:proofErr w:type="spellEnd"/>
      <w:r>
        <w:t xml:space="preserve"> collection of packages </w:t>
      </w:r>
      <w:sdt>
        <w:sdtPr>
          <w:rPr>
            <w:color w:val="000000"/>
          </w:rPr>
          <w:tag w:val="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66005942"/>
          <w:placeholder>
            <w:docPart w:val="DefaultPlaceholder_-1854013440"/>
          </w:placeholder>
        </w:sdtPr>
        <w:sdtEndPr/>
        <w:sdtContent>
          <w:r w:rsidR="00D85E10" w:rsidRPr="00D85E10">
            <w:rPr>
              <w:color w:val="000000"/>
            </w:rPr>
            <w:t>(Wickham et al., 2019)</w:t>
          </w:r>
        </w:sdtContent>
      </w:sdt>
      <w:r>
        <w:t xml:space="preserve">. Mixed-effect linear models were fit using the </w:t>
      </w:r>
      <w:r w:rsidRPr="000A6FE5">
        <w:rPr>
          <w:i/>
          <w:iCs/>
        </w:rPr>
        <w:t>lme4</w:t>
      </w:r>
      <w:r>
        <w:t xml:space="preserve"> package </w:t>
      </w:r>
      <w:sdt>
        <w:sdtPr>
          <w:rPr>
            <w:color w:val="000000"/>
          </w:rPr>
          <w:tag w:val="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52757014"/>
          <w:placeholder>
            <w:docPart w:val="DefaultPlaceholder_-1854013440"/>
          </w:placeholder>
        </w:sdtPr>
        <w:sdtEndPr/>
        <w:sdtContent>
          <w:r w:rsidR="00D85E10" w:rsidRPr="00D85E10">
            <w:rPr>
              <w:color w:val="000000"/>
            </w:rPr>
            <w:t>(Bates et al., 2015)</w:t>
          </w:r>
        </w:sdtContent>
      </w:sdt>
      <w:r>
        <w:t xml:space="preserve"> with means estimated using the </w:t>
      </w:r>
      <w:proofErr w:type="spellStart"/>
      <w:r w:rsidRPr="006F2CCA">
        <w:rPr>
          <w:i/>
          <w:iCs/>
        </w:rPr>
        <w:t>emmeans</w:t>
      </w:r>
      <w:proofErr w:type="spellEnd"/>
      <w:r>
        <w:t xml:space="preserve"> package </w:t>
      </w:r>
      <w:sdt>
        <w:sdtPr>
          <w:rPr>
            <w:color w:val="000000"/>
          </w:rPr>
          <w:tag w:val="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1673562039"/>
          <w:placeholder>
            <w:docPart w:val="DefaultPlaceholder_-1854013440"/>
          </w:placeholder>
        </w:sdtPr>
        <w:sdtEndPr/>
        <w:sdtContent>
          <w:r w:rsidR="00D85E10" w:rsidRPr="00D85E10">
            <w:rPr>
              <w:color w:val="000000"/>
            </w:rPr>
            <w:t>(</w:t>
          </w:r>
          <w:proofErr w:type="spellStart"/>
          <w:r w:rsidR="00D85E10" w:rsidRPr="00D85E10">
            <w:rPr>
              <w:color w:val="000000"/>
            </w:rPr>
            <w:t>Lenth</w:t>
          </w:r>
          <w:proofErr w:type="spellEnd"/>
          <w:r w:rsidR="00D85E10" w:rsidRPr="00D85E10">
            <w:rPr>
              <w:color w:val="000000"/>
            </w:rPr>
            <w:t xml:space="preserve"> et al., 2018)</w:t>
          </w:r>
        </w:sdtContent>
      </w:sdt>
      <w:r>
        <w:t xml:space="preserve">, and non-linear models were fit using the </w:t>
      </w:r>
      <w:proofErr w:type="spellStart"/>
      <w:r w:rsidRPr="000A6FE5">
        <w:rPr>
          <w:i/>
          <w:iCs/>
        </w:rPr>
        <w:t>nlraa</w:t>
      </w:r>
      <w:proofErr w:type="spellEnd"/>
      <w:r>
        <w:t xml:space="preserve"> package </w:t>
      </w:r>
      <w:sdt>
        <w:sdtPr>
          <w:rPr>
            <w:color w:val="000000"/>
          </w:rPr>
          <w:tag w:val="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482438854"/>
          <w:placeholder>
            <w:docPart w:val="DefaultPlaceholder_-1854013440"/>
          </w:placeholder>
        </w:sdtPr>
        <w:sdtEndPr/>
        <w:sdtContent>
          <w:r w:rsidR="00D85E10" w:rsidRPr="00D85E10">
            <w:rPr>
              <w:color w:val="000000"/>
            </w:rPr>
            <w:t>(</w:t>
          </w:r>
          <w:proofErr w:type="spellStart"/>
          <w:r w:rsidR="00D85E10" w:rsidRPr="00D85E10">
            <w:rPr>
              <w:color w:val="000000"/>
            </w:rPr>
            <w:t>Miguez</w:t>
          </w:r>
          <w:proofErr w:type="spellEnd"/>
          <w:r w:rsidR="00D85E10" w:rsidRPr="00D85E10">
            <w:rPr>
              <w:color w:val="000000"/>
            </w:rPr>
            <w:t>, 2021a)</w:t>
          </w:r>
        </w:sdtContent>
      </w:sdt>
      <w:r>
        <w:t xml:space="preserve">. Assumptions of normally distributed errors and equal variance were explored, and Akaike’s Information Criteria  </w:t>
      </w:r>
      <w:sdt>
        <w:sdtPr>
          <w:rPr>
            <w:color w:val="000000"/>
          </w:rPr>
          <w:tag w:val="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
          <w:id w:val="-1635402261"/>
          <w:placeholder>
            <w:docPart w:val="DefaultPlaceholder_-1854013440"/>
          </w:placeholder>
        </w:sdtPr>
        <w:sdtEndPr/>
        <w:sdtContent>
          <w:r w:rsidR="00D85E10" w:rsidRPr="00D85E10">
            <w:rPr>
              <w:color w:val="000000"/>
            </w:rPr>
            <w:t xml:space="preserve">(AIC; </w:t>
          </w:r>
          <w:proofErr w:type="spellStart"/>
          <w:r w:rsidR="00D85E10" w:rsidRPr="00D85E10">
            <w:rPr>
              <w:color w:val="000000"/>
            </w:rPr>
            <w:t>Bozdogan</w:t>
          </w:r>
          <w:proofErr w:type="spellEnd"/>
          <w:r w:rsidR="00D85E10" w:rsidRPr="00D85E10">
            <w:rPr>
              <w:color w:val="000000"/>
            </w:rPr>
            <w:t>, 1987)</w:t>
          </w:r>
        </w:sdtContent>
      </w:sdt>
      <w:r>
        <w:t xml:space="preserve"> were used to identify the best models when appropriate. </w:t>
      </w:r>
    </w:p>
    <w:p w14:paraId="3403D949" w14:textId="77777777" w:rsidR="007E45D5" w:rsidRDefault="007E45D5" w:rsidP="00B82DF9">
      <w:pPr>
        <w:pStyle w:val="Heading3"/>
      </w:pPr>
      <w:r>
        <w:t>Quadratic plateau models</w:t>
      </w:r>
    </w:p>
    <w:p w14:paraId="12B39FF6" w14:textId="37C991AE" w:rsidR="007E45D5" w:rsidRDefault="007E45D5" w:rsidP="000262A1">
      <w:r>
        <w:t>To estimate the maximum yields for each site-year’s cropping system (rotated, continuous) a quadratic plateau was fit to each site-year for each system’s maize yields as a function of N fertilization rate (</w:t>
      </w:r>
      <w:proofErr w:type="gramStart"/>
      <w:r>
        <w:t>e.g.</w:t>
      </w:r>
      <w:proofErr w:type="gramEnd"/>
      <w:r>
        <w:t xml:space="preserve"> Figure 2). We chose to use a quadratic plateau because it is a commonly used model for yield-N response curves </w:t>
      </w:r>
      <w:sdt>
        <w:sdtPr>
          <w:rPr>
            <w:color w:val="000000"/>
          </w:rPr>
          <w:tag w:val="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
          <w:id w:val="-64336468"/>
          <w:placeholder>
            <w:docPart w:val="DefaultPlaceholder_-1854013440"/>
          </w:placeholder>
        </w:sdtPr>
        <w:sdtEndPr/>
        <w:sdtContent>
          <w:r w:rsidR="00D85E10" w:rsidRPr="00D85E10">
            <w:rPr>
              <w:color w:val="000000"/>
            </w:rPr>
            <w:t>(Cerrato and Blackmer, 1990)</w:t>
          </w:r>
        </w:sdtContent>
      </w:sdt>
      <w:r>
        <w:t xml:space="preserve"> and it converged for </w:t>
      </w:r>
      <w:proofErr w:type="gramStart"/>
      <w:r>
        <w:t>the majority of</w:t>
      </w:r>
      <w:proofErr w:type="gramEnd"/>
      <w:r>
        <w:t xml:space="preserve"> site-years of our data. The agronomically-optimum-nitrogen-rate (AONR) is the N-rate at which grain yield ceases to statistically increase with additional N </w:t>
      </w:r>
      <w:proofErr w:type="gramStart"/>
      <w:r>
        <w:t>application, and</w:t>
      </w:r>
      <w:proofErr w:type="gramEnd"/>
      <w:r>
        <w:t xml:space="preserve"> is estimated using parameters fit from the quadratic plateau model. The difference between the two system’s yields at the rotated-AONR is hereafter referred to as the full penalty. Using the quadratic plateau method, we separated the full penalty into two components: the observed penalty, and the N-compensatable penalty. The observed penalty is the difference between the two system’s maximum yields. The N-compensatable penalty is the amount of yield that was gained in the maize monoculture by applying N fertilizer </w:t>
      </w:r>
      <w:proofErr w:type="gramStart"/>
      <w:r>
        <w:t>in excess of</w:t>
      </w:r>
      <w:proofErr w:type="gramEnd"/>
      <w:r>
        <w:t xml:space="preserve"> the rotated-AONR. The N-compensatable penalty was estimated as the difference between the maize monoculture yield at the rotated-AONR and the maximum maize monoculture yield. There is a large amount of uncertainty in AONR estimations from one site-year of data, and we recognize the estimation of the N-compensatable penalty propagates that uncertainty. We therefore do not interpret the N-compensatable penalty as a robust estimation but rather use it only as an indication of whether the N-compensatable and observed penalty are related. The correlation between the two components was assessed using a non-parametric Spearman correlation</w:t>
      </w:r>
      <w:sdt>
        <w:sdtPr>
          <w:rPr>
            <w:color w:val="000000"/>
          </w:rPr>
          <w:tag w:val="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
          <w:id w:val="-1581899878"/>
          <w:placeholder>
            <w:docPart w:val="DefaultPlaceholder_-1854013440"/>
          </w:placeholder>
        </w:sdtPr>
        <w:sdtContent>
          <w:r w:rsidR="00D85E10" w:rsidRPr="00D85E10">
            <w:rPr>
              <w:color w:val="000000"/>
            </w:rPr>
            <w:t>(</w:t>
          </w:r>
          <w:proofErr w:type="spellStart"/>
          <w:r w:rsidR="00D85E10" w:rsidRPr="00D85E10">
            <w:rPr>
              <w:color w:val="000000"/>
            </w:rPr>
            <w:t>Zar</w:t>
          </w:r>
          <w:proofErr w:type="spellEnd"/>
          <w:r w:rsidR="00D85E10" w:rsidRPr="00D85E10">
            <w:rPr>
              <w:color w:val="000000"/>
            </w:rPr>
            <w:t>, 1972)</w:t>
          </w:r>
        </w:sdtContent>
      </w:sdt>
      <w:r>
        <w:t xml:space="preserve">. </w:t>
      </w:r>
    </w:p>
    <w:p w14:paraId="100C5D10" w14:textId="77777777" w:rsidR="007E45D5" w:rsidRDefault="007E45D5" w:rsidP="007C75F1">
      <w:r>
        <w:t xml:space="preserve">If quadratic plateau models did not converge for one or more of the cropping systems </w:t>
      </w:r>
      <w:proofErr w:type="gramStart"/>
      <w:r>
        <w:t>in a given site-year</w:t>
      </w:r>
      <w:proofErr w:type="gramEnd"/>
      <w:r>
        <w:t xml:space="preserve">, the site-year’s full penalty and its components were labelled as in-estimable. All fits and </w:t>
      </w:r>
      <w:r>
        <w:lastRenderedPageBreak/>
        <w:t xml:space="preserve">component estimates are provided in supplementary material.  For simplification, the yields at each system’s respective AONR rates are hereafter referred to as maximum yields. </w:t>
      </w:r>
    </w:p>
    <w:p w14:paraId="455AE73C" w14:textId="77777777" w:rsidR="007E45D5" w:rsidRDefault="007E45D5" w:rsidP="0043381C">
      <w:pPr>
        <w:keepNext/>
      </w:pPr>
      <w:r>
        <w:rPr>
          <w:noProof/>
        </w:rPr>
        <w:drawing>
          <wp:inline distT="0" distB="0" distL="0" distR="0" wp14:anchorId="4E5120BE" wp14:editId="1961EEE5">
            <wp:extent cx="5516880" cy="3930188"/>
            <wp:effectExtent l="0" t="0" r="762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1487" cy="3954842"/>
                    </a:xfrm>
                    <a:prstGeom prst="rect">
                      <a:avLst/>
                    </a:prstGeom>
                    <a:noFill/>
                    <a:ln>
                      <a:noFill/>
                    </a:ln>
                  </pic:spPr>
                </pic:pic>
              </a:graphicData>
            </a:graphic>
          </wp:inline>
        </w:drawing>
      </w:r>
    </w:p>
    <w:p w14:paraId="4B65BA05" w14:textId="3BCADF7B" w:rsidR="007E45D5" w:rsidRDefault="007E45D5" w:rsidP="0043381C">
      <w:pPr>
        <w:pStyle w:val="Caption"/>
      </w:pPr>
      <w:commentRangeStart w:id="3"/>
      <w:commentRangeStart w:id="4"/>
      <w:r w:rsidRPr="003B5323">
        <w:rPr>
          <w:b/>
          <w:bCs/>
        </w:rPr>
        <w:t xml:space="preserve">Figure </w:t>
      </w:r>
      <w:commentRangeEnd w:id="3"/>
      <w:r>
        <w:rPr>
          <w:rStyle w:val="CommentReference"/>
          <w:iCs w:val="0"/>
          <w:color w:val="auto"/>
        </w:rPr>
        <w:commentReference w:id="3"/>
      </w:r>
      <w:commentRangeEnd w:id="4"/>
      <w:r>
        <w:rPr>
          <w:rStyle w:val="CommentReference"/>
          <w:iCs w:val="0"/>
          <w:color w:val="auto"/>
        </w:rPr>
        <w:commentReference w:id="4"/>
      </w:r>
      <w:r w:rsidRPr="003B5323">
        <w:rPr>
          <w:b/>
          <w:bCs/>
        </w:rPr>
        <w:fldChar w:fldCharType="begin"/>
      </w:r>
      <w:r w:rsidRPr="003B5323">
        <w:rPr>
          <w:b/>
          <w:bCs/>
        </w:rPr>
        <w:instrText xml:space="preserve"> SEQ Figure \* ARABIC </w:instrText>
      </w:r>
      <w:r w:rsidRPr="003B5323">
        <w:rPr>
          <w:b/>
          <w:bCs/>
        </w:rPr>
        <w:fldChar w:fldCharType="separate"/>
      </w:r>
      <w:r w:rsidR="005C5838">
        <w:rPr>
          <w:b/>
          <w:bCs/>
          <w:noProof/>
        </w:rPr>
        <w:t>3</w:t>
      </w:r>
      <w:r w:rsidRPr="003B5323">
        <w:rPr>
          <w:b/>
          <w:bCs/>
          <w:noProof/>
        </w:rPr>
        <w:fldChar w:fldCharType="end"/>
      </w:r>
      <w:r>
        <w:t xml:space="preserve"> Conceptual diagram of parsing the full penalty into the amount of penalty that is compensated for through additional nitrogen (N) fertilization (yellow box) and the remaining continuous maize penalty that is observed even at high N inputs (green box). Data is from IA-4 2003, original data (circles) are connected by a dotted line to aid in viewing with quadratic plateau model predictions (thick lines) and estimated agronomically-optimum-nitrogen-rate (AONR) for each system (large diamonds).</w:t>
      </w:r>
    </w:p>
    <w:p w14:paraId="189E27C3" w14:textId="77777777" w:rsidR="007E45D5" w:rsidRDefault="007E45D5" w:rsidP="00B82DF9">
      <w:pPr>
        <w:pStyle w:val="Heading3"/>
      </w:pPr>
      <w:r>
        <w:t>Mixed effect linear models</w:t>
      </w:r>
    </w:p>
    <w:p w14:paraId="0668246F" w14:textId="77777777" w:rsidR="007E45D5" w:rsidRDefault="007E45D5" w:rsidP="002727D8">
      <w:r>
        <w:t xml:space="preserve">The percentage of the full penalty that was compensated for through additional N fertilization over the rotated-AONR was calculated for each site-year. The conditional value for each site was estimated using a mixed-effects linear model with the percentage as the response variable, </w:t>
      </w:r>
      <w:proofErr w:type="gramStart"/>
      <w:r>
        <w:t>site</w:t>
      </w:r>
      <w:proofErr w:type="gramEnd"/>
      <w:r>
        <w:t xml:space="preserve"> and a year-factor as random intercepts.  </w:t>
      </w:r>
    </w:p>
    <w:p w14:paraId="644A5977" w14:textId="77777777" w:rsidR="007E45D5" w:rsidRDefault="007E45D5" w:rsidP="002727D8">
      <w:r>
        <w:t xml:space="preserve">Changes in maximum maize yields and the observed penalty over time were assessed using a mixed-effect linear model. For the maximum yield analysis, maximum yields were the response variable with a fixed effect of cropping system (rotated, continuous), year as a continuous variable, their interaction, a random slope for each site-year, and a random intercept for site. Additionally, the relationship within a site was investigated to ensure the overall effect was not masking different within-site patterns; this was done using a site-by-year interaction. The significance of the change in penalty over time was estimated by subtracting the maximum continuous maize yields from the maximum rotated maize yields at each site-year and fitting a mixed-effect linear model with the penalty as the response variable, year as a fixed effect, and a random slope for each site-year and a random intercept for site. </w:t>
      </w:r>
    </w:p>
    <w:p w14:paraId="13570B57" w14:textId="78ED0F31" w:rsidR="007E45D5" w:rsidRDefault="007E45D5" w:rsidP="007C75F1">
      <w:r>
        <w:lastRenderedPageBreak/>
        <w:t xml:space="preserve">Overall maximum yields of each system were compared using a mixed-effect model with the max-yield as the response variable, cropping system as a fixed effect, and a random intercept for both site and a year-factor. We included a year-factor because it significantly improved the model fit, and exploratory analysis indicated that the air temperatures of each site were clustered by year. For example, 2012 was a warm year at every site (supplementary material). The mean continuous penalty was estimated using a mixed-effects model with site and a year factor as random intercepts. The contributions of site and year-factor to variation in the observed continuous maize penalty were assessed using the </w:t>
      </w:r>
      <w:proofErr w:type="spellStart"/>
      <w:r w:rsidRPr="000A6FE5">
        <w:rPr>
          <w:i/>
          <w:iCs/>
        </w:rPr>
        <w:t>rptR</w:t>
      </w:r>
      <w:proofErr w:type="spellEnd"/>
      <w:r>
        <w:t xml:space="preserve"> package </w:t>
      </w:r>
      <w:sdt>
        <w:sdtPr>
          <w:rPr>
            <w:color w:val="000000"/>
          </w:rPr>
          <w:tag w:val="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
          <w:id w:val="1463613370"/>
          <w:placeholder>
            <w:docPart w:val="DefaultPlaceholder_-1854013440"/>
          </w:placeholder>
        </w:sdtPr>
        <w:sdtContent>
          <w:r w:rsidR="00D85E10" w:rsidRPr="00D85E10">
            <w:rPr>
              <w:color w:val="000000"/>
            </w:rPr>
            <w:t>(Stoffel et al., 2017)</w:t>
          </w:r>
        </w:sdtContent>
      </w:sdt>
      <w:r>
        <w:t xml:space="preserve">. </w:t>
      </w:r>
    </w:p>
    <w:p w14:paraId="0D5ACBAB" w14:textId="77777777" w:rsidR="007E45D5" w:rsidRDefault="007E45D5" w:rsidP="00B82DF9">
      <w:pPr>
        <w:pStyle w:val="Heading3"/>
      </w:pPr>
      <w:r>
        <w:t>Feature selection models</w:t>
      </w:r>
    </w:p>
    <w:p w14:paraId="6F442866" w14:textId="1DF4425E" w:rsidR="007E45D5" w:rsidRDefault="007E45D5" w:rsidP="007C75F1">
      <w:r>
        <w:t xml:space="preserve">To identify soil, weather, and management associations with the continuous maize penalty, we assembled a dataset with various metrics important to maize production in the Midwest (see supplementary material for full list). We performed both a principal component analysis (PCA) and calculated a correlation matrix to inform the creation of a set of independent predictors </w:t>
      </w:r>
      <w:sdt>
        <w:sdtPr>
          <w:rPr>
            <w:color w:val="000000"/>
          </w:rPr>
          <w:tag w:val="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
          <w:id w:val="-751811252"/>
          <w:placeholder>
            <w:docPart w:val="DefaultPlaceholder_-1854013440"/>
          </w:placeholder>
        </w:sdtPr>
        <w:sdtContent>
          <w:r w:rsidR="00D85E10" w:rsidRPr="00D85E10">
            <w:rPr>
              <w:color w:val="000000"/>
            </w:rPr>
            <w:t xml:space="preserve">(Chandrashekar and </w:t>
          </w:r>
          <w:proofErr w:type="spellStart"/>
          <w:r w:rsidR="00D85E10" w:rsidRPr="00D85E10">
            <w:rPr>
              <w:color w:val="000000"/>
            </w:rPr>
            <w:t>Sahin</w:t>
          </w:r>
          <w:proofErr w:type="spellEnd"/>
          <w:r w:rsidR="00D85E10" w:rsidRPr="00D85E10">
            <w:rPr>
              <w:color w:val="000000"/>
            </w:rPr>
            <w:t>, 2014)</w:t>
          </w:r>
        </w:sdtContent>
      </w:sdt>
      <w:r>
        <w:t xml:space="preserve">. The resulting predictor set was used in both </w:t>
      </w:r>
      <w:proofErr w:type="gramStart"/>
      <w:r>
        <w:t>step-wise</w:t>
      </w:r>
      <w:proofErr w:type="gramEnd"/>
      <w:r>
        <w:t xml:space="preserve"> model selection using Bayesian Information Criteria </w:t>
      </w:r>
      <w:sdt>
        <w:sdtPr>
          <w:rPr>
            <w:color w:val="000000"/>
          </w:rPr>
          <w:tag w:val="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
          <w:id w:val="-1953320305"/>
          <w:placeholder>
            <w:docPart w:val="DefaultPlaceholder_-1854013440"/>
          </w:placeholder>
        </w:sdtPr>
        <w:sdtContent>
          <w:r w:rsidR="00D85E10" w:rsidRPr="00D85E10">
            <w:rPr>
              <w:color w:val="000000"/>
            </w:rPr>
            <w:t>(Venables and Ripley, 2013)</w:t>
          </w:r>
        </w:sdtContent>
      </w:sdt>
      <w:r>
        <w:t xml:space="preserve"> with the base R function </w:t>
      </w:r>
      <w:r w:rsidRPr="007A7E74">
        <w:rPr>
          <w:i/>
          <w:iCs/>
        </w:rPr>
        <w:t>step</w:t>
      </w:r>
      <w:r>
        <w:t xml:space="preserve">, and in a partial least squares regression (PLS) with the </w:t>
      </w:r>
      <w:r w:rsidRPr="0058016B">
        <w:rPr>
          <w:i/>
          <w:iCs/>
        </w:rPr>
        <w:t>pls</w:t>
      </w:r>
      <w:r>
        <w:t xml:space="preserve"> package </w:t>
      </w:r>
      <w:sdt>
        <w:sdtPr>
          <w:rPr>
            <w:color w:val="000000"/>
          </w:rPr>
          <w:tag w:val="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
          <w:id w:val="-420870745"/>
          <w:placeholder>
            <w:docPart w:val="DefaultPlaceholder_-1854013440"/>
          </w:placeholder>
        </w:sdtPr>
        <w:sdtContent>
          <w:r w:rsidR="00D85E10" w:rsidRPr="00D85E10">
            <w:rPr>
              <w:color w:val="000000"/>
            </w:rPr>
            <w:t>(</w:t>
          </w:r>
          <w:proofErr w:type="spellStart"/>
          <w:r w:rsidR="00D85E10" w:rsidRPr="00D85E10">
            <w:rPr>
              <w:color w:val="000000"/>
            </w:rPr>
            <w:t>Bjørn</w:t>
          </w:r>
          <w:proofErr w:type="spellEnd"/>
          <w:r w:rsidR="00D85E10" w:rsidRPr="00D85E10">
            <w:rPr>
              <w:color w:val="000000"/>
            </w:rPr>
            <w:t>-Helge et al., 2020)</w:t>
          </w:r>
        </w:sdtContent>
      </w:sdt>
      <w:r w:rsidR="0009572C">
        <w:rPr>
          <w:color w:val="000000"/>
        </w:rPr>
        <w:t xml:space="preserve"> </w:t>
      </w:r>
      <w:r>
        <w:t xml:space="preserve">to identify predictors associated with the observed penalties. The number of included components in the PLS regression (two components) was determined based on visual inspection of the root-mean-squared-error. The importance of each predictor was estimated using the </w:t>
      </w:r>
      <w:proofErr w:type="spellStart"/>
      <w:r w:rsidRPr="00CA38E3">
        <w:rPr>
          <w:i/>
          <w:iCs/>
        </w:rPr>
        <w:t>varImp</w:t>
      </w:r>
      <w:proofErr w:type="spellEnd"/>
      <w:r>
        <w:t xml:space="preserve"> function of </w:t>
      </w:r>
      <w:r w:rsidRPr="0024701C">
        <w:t xml:space="preserve">the </w:t>
      </w:r>
      <w:r w:rsidRPr="0024701C">
        <w:rPr>
          <w:i/>
          <w:iCs/>
        </w:rPr>
        <w:t>caret</w:t>
      </w:r>
      <w:r w:rsidRPr="0024701C">
        <w:t xml:space="preserve"> package </w:t>
      </w:r>
      <w:sdt>
        <w:sdtPr>
          <w:rPr>
            <w:color w:val="000000"/>
          </w:rPr>
          <w:tag w:val="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
          <w:id w:val="-852801292"/>
          <w:placeholder>
            <w:docPart w:val="DefaultPlaceholder_-1854013440"/>
          </w:placeholder>
        </w:sdtPr>
        <w:sdtEndPr/>
        <w:sdtContent>
          <w:r w:rsidR="00D85E10" w:rsidRPr="00D85E10">
            <w:rPr>
              <w:color w:val="000000"/>
            </w:rPr>
            <w:t>(Kuhn, 2018)</w:t>
          </w:r>
        </w:sdtContent>
      </w:sdt>
      <w:r>
        <w:t>, which uses the</w:t>
      </w:r>
      <w:r w:rsidRPr="00180978">
        <w:t xml:space="preserve"> sums of the absolute regression coefficients</w:t>
      </w:r>
      <w:r>
        <w:t xml:space="preserve"> weighted </w:t>
      </w:r>
      <w:r w:rsidRPr="00180978">
        <w:t>proportionally to the reduction in the sums of squares</w:t>
      </w:r>
      <w:r>
        <w:t xml:space="preserve">. The robustness of the results was assessed by running each model on a predictor set where one predictor was removed and comparing the results from the full predictor set. </w:t>
      </w:r>
    </w:p>
    <w:p w14:paraId="24CEC39F" w14:textId="3D1C3D38" w:rsidR="007E45D5" w:rsidRDefault="007E45D5" w:rsidP="00594F20">
      <w:pPr>
        <w:pStyle w:val="Caption"/>
        <w:keepNext/>
      </w:pPr>
      <w:r w:rsidRPr="0058016B">
        <w:rPr>
          <w:b/>
          <w:bCs/>
        </w:rPr>
        <w:t xml:space="preserve">Table </w:t>
      </w:r>
      <w:r w:rsidRPr="0058016B">
        <w:rPr>
          <w:b/>
          <w:bCs/>
        </w:rPr>
        <w:fldChar w:fldCharType="begin"/>
      </w:r>
      <w:r w:rsidRPr="0058016B">
        <w:rPr>
          <w:b/>
          <w:bCs/>
        </w:rPr>
        <w:instrText xml:space="preserve"> SEQ Table \* ARABIC </w:instrText>
      </w:r>
      <w:r w:rsidRPr="0058016B">
        <w:rPr>
          <w:b/>
          <w:bCs/>
        </w:rPr>
        <w:fldChar w:fldCharType="separate"/>
      </w:r>
      <w:r w:rsidRPr="0058016B">
        <w:rPr>
          <w:b/>
          <w:bCs/>
          <w:noProof/>
        </w:rPr>
        <w:t>2</w:t>
      </w:r>
      <w:r w:rsidRPr="0058016B">
        <w:rPr>
          <w:b/>
          <w:bCs/>
          <w:noProof/>
        </w:rPr>
        <w:fldChar w:fldCharType="end"/>
      </w:r>
      <w:r>
        <w:t xml:space="preserve"> An ugly version of the table I could include if you think it’s helpful. Could separate it into soil, weather, other. Should add a column with justification for inclusion.</w:t>
      </w:r>
    </w:p>
    <w:p w14:paraId="7F6568FA" w14:textId="1064477B" w:rsidR="005C5838" w:rsidRPr="005C5838" w:rsidRDefault="005C5838" w:rsidP="005C5838">
      <w:pPr>
        <w:rPr>
          <w:color w:val="FF0000"/>
        </w:rPr>
      </w:pPr>
      <w:r w:rsidRPr="005C5838">
        <w:rPr>
          <w:color w:val="FF0000"/>
        </w:rPr>
        <w:t xml:space="preserve">Insert table, I know I made it it’s just on my dang office computer I guess I didn’t commit/push. </w:t>
      </w:r>
    </w:p>
    <w:p w14:paraId="2991E6B4" w14:textId="791EB62F" w:rsidR="007E45D5" w:rsidRDefault="007E45D5" w:rsidP="004A2036">
      <w:pPr>
        <w:pStyle w:val="Heading2"/>
      </w:pPr>
      <w:commentRangeStart w:id="5"/>
      <w:r>
        <w:t>APSIM Modelling</w:t>
      </w:r>
      <w:commentRangeEnd w:id="5"/>
      <w:r>
        <w:rPr>
          <w:rStyle w:val="CommentReference"/>
          <w:rFonts w:asciiTheme="minorHAnsi" w:eastAsiaTheme="minorHAnsi" w:hAnsiTheme="minorHAnsi" w:cstheme="minorBidi"/>
          <w:i w:val="0"/>
          <w:color w:val="auto"/>
        </w:rPr>
        <w:commentReference w:id="5"/>
      </w:r>
    </w:p>
    <w:p w14:paraId="24261C8E" w14:textId="77777777" w:rsidR="00D85E10" w:rsidRDefault="00D85E10" w:rsidP="004A2036"/>
    <w:p w14:paraId="5D4C4D5F" w14:textId="68B4B3B2" w:rsidR="007E45D5" w:rsidRDefault="00D85E10" w:rsidP="004A2036">
      <w:r>
        <w:t>All modelling activities were informed by the literature review and experimental data (</w:t>
      </w:r>
      <w:r>
        <w:fldChar w:fldCharType="begin"/>
      </w:r>
      <w:r>
        <w:instrText xml:space="preserve"> REF _Ref78809118 \h </w:instrText>
      </w:r>
      <w:r>
        <w:fldChar w:fldCharType="separate"/>
      </w:r>
      <w:r>
        <w:t xml:space="preserve">Figure </w:t>
      </w:r>
      <w:r>
        <w:rPr>
          <w:noProof/>
        </w:rPr>
        <w:t>2</w:t>
      </w:r>
      <w:r>
        <w:fldChar w:fldCharType="end"/>
      </w:r>
      <w:r>
        <w:t>). M</w:t>
      </w:r>
      <w:r w:rsidR="007E45D5">
        <w:t xml:space="preserve">odelling was done using APSIM v.9 with the SWIM module </w:t>
      </w:r>
      <w:sdt>
        <w:sdtPr>
          <w:rPr>
            <w:color w:val="000000"/>
          </w:rPr>
          <w:tag w:val="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
          <w:id w:val="2041468593"/>
          <w:placeholder>
            <w:docPart w:val="DefaultPlaceholder_-1854013440"/>
          </w:placeholder>
        </w:sdtPr>
        <w:sdtContent>
          <w:r w:rsidRPr="00D85E10">
            <w:rPr>
              <w:color w:val="000000"/>
            </w:rPr>
            <w:t>(</w:t>
          </w:r>
          <w:proofErr w:type="spellStart"/>
          <w:r w:rsidRPr="00D85E10">
            <w:rPr>
              <w:color w:val="000000"/>
            </w:rPr>
            <w:t>Huth</w:t>
          </w:r>
          <w:proofErr w:type="spellEnd"/>
          <w:r w:rsidRPr="00D85E10">
            <w:rPr>
              <w:color w:val="000000"/>
            </w:rPr>
            <w:t xml:space="preserve"> et al., 2012)</w:t>
          </w:r>
        </w:sdtContent>
      </w:sdt>
      <w:r w:rsidR="007E45D5">
        <w:t xml:space="preserve">and custom scripts to simulate water table dynamics </w:t>
      </w:r>
      <w:sdt>
        <w:sdtPr>
          <w:rPr>
            <w:color w:val="000000"/>
          </w:rPr>
          <w:tag w:val="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
          <w:id w:val="1651869576"/>
          <w:placeholder>
            <w:docPart w:val="DefaultPlaceholder_-1854013440"/>
          </w:placeholder>
        </w:sdtPr>
        <w:sdtContent>
          <w:r w:rsidRPr="00D85E10">
            <w:rPr>
              <w:color w:val="000000"/>
            </w:rPr>
            <w:t>(Ebrahimi-</w:t>
          </w:r>
          <w:proofErr w:type="spellStart"/>
          <w:r w:rsidRPr="00D85E10">
            <w:rPr>
              <w:color w:val="000000"/>
            </w:rPr>
            <w:t>Mollabashi</w:t>
          </w:r>
          <w:proofErr w:type="spellEnd"/>
          <w:r w:rsidRPr="00D85E10">
            <w:rPr>
              <w:color w:val="000000"/>
            </w:rPr>
            <w:t xml:space="preserve"> et al., 2019; </w:t>
          </w:r>
          <w:proofErr w:type="spellStart"/>
          <w:r w:rsidRPr="00D85E10">
            <w:rPr>
              <w:color w:val="000000"/>
            </w:rPr>
            <w:t>Archontoulis</w:t>
          </w:r>
          <w:proofErr w:type="spellEnd"/>
          <w:r w:rsidRPr="00D85E10">
            <w:rPr>
              <w:color w:val="000000"/>
            </w:rPr>
            <w:t xml:space="preserve"> et al., 2020)</w:t>
          </w:r>
        </w:sdtContent>
      </w:sdt>
      <w:r w:rsidR="007E45D5">
        <w:t xml:space="preserve">. APSIM has been </w:t>
      </w:r>
      <w:r w:rsidR="00D72DBC">
        <w:t xml:space="preserve">shown to adequately simulate N- and water-dynamics in </w:t>
      </w:r>
      <w:r w:rsidR="007E45D5">
        <w:t xml:space="preserve">Midwestern maize-based systems </w:t>
      </w:r>
      <w:sdt>
        <w:sdtPr>
          <w:rPr>
            <w:color w:val="000000"/>
          </w:rPr>
          <w:tag w:val="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
          <w:id w:val="-442381313"/>
          <w:placeholder>
            <w:docPart w:val="DefaultPlaceholder_-1854013440"/>
          </w:placeholder>
        </w:sdtPr>
        <w:sdtContent>
          <w:r w:rsidRPr="00D85E10">
            <w:rPr>
              <w:color w:val="000000"/>
            </w:rPr>
            <w:t>(</w:t>
          </w:r>
          <w:proofErr w:type="spellStart"/>
          <w:r w:rsidRPr="00D85E10">
            <w:rPr>
              <w:color w:val="000000"/>
            </w:rPr>
            <w:t>Archontoulis</w:t>
          </w:r>
          <w:proofErr w:type="spellEnd"/>
          <w:r w:rsidRPr="00D85E10">
            <w:rPr>
              <w:color w:val="000000"/>
            </w:rPr>
            <w:t xml:space="preserve"> et al., 2014; </w:t>
          </w:r>
          <w:proofErr w:type="spellStart"/>
          <w:r w:rsidRPr="00D85E10">
            <w:rPr>
              <w:color w:val="000000"/>
            </w:rPr>
            <w:t>Dietzel</w:t>
          </w:r>
          <w:proofErr w:type="spellEnd"/>
          <w:r w:rsidRPr="00D85E10">
            <w:rPr>
              <w:color w:val="000000"/>
            </w:rPr>
            <w:t xml:space="preserve"> et al., 2016; </w:t>
          </w:r>
          <w:proofErr w:type="spellStart"/>
          <w:r w:rsidRPr="00D85E10">
            <w:rPr>
              <w:color w:val="000000"/>
            </w:rPr>
            <w:t>Puntel</w:t>
          </w:r>
          <w:proofErr w:type="spellEnd"/>
          <w:r w:rsidRPr="00D85E10">
            <w:rPr>
              <w:color w:val="000000"/>
            </w:rPr>
            <w:t xml:space="preserve"> et al., 2016; Martinez-Feria et al., 2019; </w:t>
          </w:r>
          <w:proofErr w:type="spellStart"/>
          <w:r w:rsidRPr="00D85E10">
            <w:rPr>
              <w:color w:val="000000"/>
            </w:rPr>
            <w:t>Pasley</w:t>
          </w:r>
          <w:proofErr w:type="spellEnd"/>
          <w:r w:rsidRPr="00D85E10">
            <w:rPr>
              <w:color w:val="000000"/>
            </w:rPr>
            <w:t xml:space="preserve"> et al., 2021)</w:t>
          </w:r>
        </w:sdtContent>
      </w:sdt>
      <w:r w:rsidR="007E45D5">
        <w:t xml:space="preserve"> and is appropriately structured for simulating multi-year effects of cropping systems </w:t>
      </w:r>
      <w:sdt>
        <w:sdtPr>
          <w:rPr>
            <w:color w:val="000000"/>
          </w:rPr>
          <w:tag w:val="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
          <w:id w:val="-1574037558"/>
          <w:placeholder>
            <w:docPart w:val="DefaultPlaceholder_-1854013440"/>
          </w:placeholder>
        </w:sdtPr>
        <w:sdtContent>
          <w:r w:rsidRPr="00D85E10">
            <w:rPr>
              <w:color w:val="000000"/>
            </w:rPr>
            <w:t>(Basso et al., 2019)</w:t>
          </w:r>
        </w:sdtContent>
      </w:sdt>
      <w:r w:rsidR="007E45D5">
        <w:t xml:space="preserve">. Soil profiles for the model were built using SSURGO data </w:t>
      </w:r>
      <w:sdt>
        <w:sdtPr>
          <w:rPr>
            <w:color w:val="000000"/>
          </w:rPr>
          <w:tag w:val="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
          <w:id w:val="1456611036"/>
          <w:placeholder>
            <w:docPart w:val="DefaultPlaceholder_-1854013440"/>
          </w:placeholder>
        </w:sdtPr>
        <w:sdtContent>
          <w:r w:rsidRPr="00D85E10">
            <w:rPr>
              <w:color w:val="000000"/>
            </w:rPr>
            <w:t>(Soil Survey et al., 2018)</w:t>
          </w:r>
        </w:sdtContent>
      </w:sdt>
      <w:r w:rsidR="0009572C">
        <w:rPr>
          <w:color w:val="000000"/>
        </w:rPr>
        <w:t xml:space="preserve"> </w:t>
      </w:r>
      <w:r w:rsidR="007E45D5">
        <w:t xml:space="preserve">and adjusted using on-site measurements along with estimates from the USDA’s web soil survey tool. All management activities were taken from field logs. The maize and soybean phases were simulated using the APSIM maize 7.9, and individual cultivars were built to reflect maturity groups of each variety used. Surface organic matter and soil N and C cycling were simulated with the soil and surface models in 7.9. Soil temperature simulated with the optional physics-based model </w:t>
      </w:r>
      <w:sdt>
        <w:sdtPr>
          <w:rPr>
            <w:color w:val="000000"/>
          </w:rPr>
          <w:tag w:val="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
          <w:id w:val="207618090"/>
          <w:placeholder>
            <w:docPart w:val="DefaultPlaceholder_-1854013440"/>
          </w:placeholder>
        </w:sdtPr>
        <w:sdtContent>
          <w:r w:rsidRPr="00D85E10">
            <w:rPr>
              <w:color w:val="000000"/>
            </w:rPr>
            <w:t>(Campbell, 1985)</w:t>
          </w:r>
        </w:sdtContent>
      </w:sdt>
      <w:r w:rsidR="007E45D5">
        <w:t xml:space="preserve"> as this found to provide superior estimates to the default module </w:t>
      </w:r>
      <w:sdt>
        <w:sdtPr>
          <w:rPr>
            <w:color w:val="000000"/>
          </w:rPr>
          <w:tag w:val="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
          <w:id w:val="-1753964949"/>
          <w:placeholder>
            <w:docPart w:val="DefaultPlaceholder_-1854013440"/>
          </w:placeholder>
        </w:sdtPr>
        <w:sdtContent>
          <w:r w:rsidRPr="00D85E10">
            <w:rPr>
              <w:color w:val="000000"/>
            </w:rPr>
            <w:t>(</w:t>
          </w:r>
          <w:proofErr w:type="spellStart"/>
          <w:r w:rsidRPr="00D85E10">
            <w:rPr>
              <w:color w:val="000000"/>
            </w:rPr>
            <w:t>Archontoulis</w:t>
          </w:r>
          <w:proofErr w:type="spellEnd"/>
          <w:r w:rsidRPr="00D85E10">
            <w:rPr>
              <w:color w:val="000000"/>
            </w:rPr>
            <w:t xml:space="preserve"> et al., 2014)</w:t>
          </w:r>
        </w:sdtContent>
      </w:sdt>
      <w:r w:rsidR="007E45D5">
        <w:t xml:space="preserve">. For each site, simulations were run using a </w:t>
      </w:r>
      <w:proofErr w:type="gramStart"/>
      <w:r w:rsidR="007E45D5">
        <w:t>5 year</w:t>
      </w:r>
      <w:proofErr w:type="gramEnd"/>
      <w:r w:rsidR="007E45D5">
        <w:t xml:space="preserve"> spin-up of a generic maize and soybean rotation with 170 kg N ha</w:t>
      </w:r>
      <w:r w:rsidR="007E45D5" w:rsidRPr="00601DC9">
        <w:rPr>
          <w:vertAlign w:val="superscript"/>
        </w:rPr>
        <w:t xml:space="preserve">-1 </w:t>
      </w:r>
      <w:r w:rsidR="007E45D5">
        <w:t xml:space="preserve">of </w:t>
      </w:r>
      <w:r w:rsidR="007E45D5">
        <w:lastRenderedPageBreak/>
        <w:t xml:space="preserve">fertilization, followed by experiment-specific management and weather. All models were run sequentially without a yearly soil reset to best represent cropping system legacy effects.   </w:t>
      </w:r>
    </w:p>
    <w:p w14:paraId="53412860" w14:textId="77777777" w:rsidR="007E45D5" w:rsidRPr="00CA38E3" w:rsidRDefault="007E45D5" w:rsidP="004A2036">
      <w:pPr>
        <w:pStyle w:val="Heading3"/>
      </w:pPr>
      <w:r>
        <w:t>Scenario testing</w:t>
      </w:r>
    </w:p>
    <w:p w14:paraId="05B6D62D" w14:textId="7F2A06D5" w:rsidR="007E45D5" w:rsidRDefault="007E45D5" w:rsidP="004A2036">
      <w:r>
        <w:t xml:space="preserve">To </w:t>
      </w:r>
      <w:r>
        <w:t xml:space="preserve">explore the potential for changes in model parameters to capture the continuous maize penalty, the APSIM model was calibrated to the maize-soybean rotation subset of the yield-response-to-N experimental dataset using site-specific cultivar and soil parameters. The model predicted maize and soybean yields </w:t>
      </w:r>
      <w:r w:rsidR="00D72DBC">
        <w:t xml:space="preserve">in the maize-soybean rotation </w:t>
      </w:r>
      <w:r>
        <w:t xml:space="preserve">with an </w:t>
      </w:r>
      <w:r w:rsidRPr="00D72DBC">
        <w:rPr>
          <w:color w:val="FF0000"/>
        </w:rPr>
        <w:t xml:space="preserve">R2 of x and x, and </w:t>
      </w:r>
      <w:proofErr w:type="spellStart"/>
      <w:r w:rsidRPr="00D72DBC">
        <w:rPr>
          <w:color w:val="FF0000"/>
        </w:rPr>
        <w:t>rmse</w:t>
      </w:r>
      <w:proofErr w:type="spellEnd"/>
      <w:r w:rsidRPr="00D72DBC">
        <w:rPr>
          <w:color w:val="FF0000"/>
        </w:rPr>
        <w:t xml:space="preserve"> of X and x</w:t>
      </w:r>
      <w:r>
        <w:t>, respectively (suppl</w:t>
      </w:r>
      <w:r w:rsidR="00D72DBC">
        <w:t>ementary</w:t>
      </w:r>
      <w:r>
        <w:t xml:space="preserve"> material). The calibrated maize-soybean </w:t>
      </w:r>
      <w:r>
        <w:t xml:space="preserve">rotation model at a given site’s highest N rate (253-270 kg N ha-1) was used for scenario testing. </w:t>
      </w:r>
    </w:p>
    <w:p w14:paraId="52433405" w14:textId="124E7FCC" w:rsidR="007E45D5" w:rsidRDefault="007E45D5" w:rsidP="004A2036">
      <w:r>
        <w:t xml:space="preserve">Using the above model as a baseline, management was changed to reflect the continuous maize systems per site-year. Select parameters in the continuous maize model were then adjusted one-at-a-time using the </w:t>
      </w:r>
      <w:proofErr w:type="spellStart"/>
      <w:r w:rsidRPr="006F2CCA">
        <w:rPr>
          <w:i/>
          <w:iCs/>
        </w:rPr>
        <w:t>apsimx</w:t>
      </w:r>
      <w:proofErr w:type="spellEnd"/>
      <w:r>
        <w:t xml:space="preserve"> package </w:t>
      </w:r>
      <w:sdt>
        <w:sdtPr>
          <w:rPr>
            <w:color w:val="000000"/>
          </w:rPr>
          <w:tag w:val="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EpIiwibWFudWFsT3ZlcnJpZGVUZXh0IjoiIn19"/>
          <w:id w:val="-953931924"/>
          <w:placeholder>
            <w:docPart w:val="DefaultPlaceholder_-1854013440"/>
          </w:placeholder>
        </w:sdtPr>
        <w:sdtContent>
          <w:r w:rsidR="00D85E10" w:rsidRPr="00D85E10">
            <w:rPr>
              <w:color w:val="000000"/>
            </w:rPr>
            <w:t>(</w:t>
          </w:r>
          <w:proofErr w:type="spellStart"/>
          <w:r w:rsidR="00D85E10" w:rsidRPr="00D85E10">
            <w:rPr>
              <w:color w:val="000000"/>
            </w:rPr>
            <w:t>Miguez</w:t>
          </w:r>
          <w:proofErr w:type="spellEnd"/>
          <w:r w:rsidR="00D85E10" w:rsidRPr="00D85E10">
            <w:rPr>
              <w:color w:val="000000"/>
            </w:rPr>
            <w:t>, 2021b)</w:t>
          </w:r>
        </w:sdtContent>
      </w:sdt>
      <w:r>
        <w:t xml:space="preserve"> in R, and the model was re-run using the adjusted parameter value. The scenario’s penalty was calculated as the difference between the calibrated model’s predicted yields for the rotated maize model </w:t>
      </w:r>
      <w:proofErr w:type="gramStart"/>
      <w:r>
        <w:t>in a given site-year</w:t>
      </w:r>
      <w:proofErr w:type="gramEnd"/>
      <w:r>
        <w:t>, and the given scenario model’s predicted yields for the continuous maize model in that same site-year.</w:t>
      </w:r>
    </w:p>
    <w:p w14:paraId="772F7C14" w14:textId="77777777" w:rsidR="007E45D5" w:rsidRDefault="007E45D5" w:rsidP="004A2036">
      <w:pPr>
        <w:pStyle w:val="Heading3"/>
      </w:pPr>
      <w:r>
        <w:t>Dynamic scripts</w:t>
      </w:r>
    </w:p>
    <w:p w14:paraId="73B80A6B" w14:textId="4591E053" w:rsidR="007E45D5" w:rsidRDefault="007E45D5" w:rsidP="004A2036">
      <w:r>
        <w:t xml:space="preserve">To explore the possibility of having model parameters change dynamically in response to specified conditions, we built two generalized APSIM scripts. One script kills </w:t>
      </w:r>
      <w:proofErr w:type="gramStart"/>
      <w:r>
        <w:t>plants</w:t>
      </w:r>
      <w:proofErr w:type="gramEnd"/>
      <w:r>
        <w:t xml:space="preserve"> as a function of the running-average of soil temperature and/or moisture at user-specified depths. The other allows the user to assign a penalty to a crop parameter of their choice as a function of running averages of soil moisture, soil temperature, and/or the amount of surface residue at planting.</w:t>
      </w:r>
      <w:r w:rsidR="00445C54">
        <w:t xml:space="preserve"> More details are available in supplementary material. </w:t>
      </w:r>
      <w:r>
        <w:t xml:space="preserve"> </w:t>
      </w:r>
    </w:p>
    <w:p w14:paraId="76748E26" w14:textId="77777777" w:rsidR="007E45D5" w:rsidRPr="007A7E74" w:rsidRDefault="007E45D5" w:rsidP="007C75F1"/>
    <w:p w14:paraId="707E3B91" w14:textId="0C4042D7" w:rsidR="007E45D5" w:rsidRDefault="007E45D5" w:rsidP="007A1C67">
      <w:pPr>
        <w:pStyle w:val="Heading1"/>
      </w:pPr>
      <w:r>
        <w:t>Results</w:t>
      </w:r>
      <w:r w:rsidR="0027159C">
        <w:t xml:space="preserve"> and Discussion</w:t>
      </w:r>
    </w:p>
    <w:p w14:paraId="35C01BF1" w14:textId="77777777" w:rsidR="007E45D5" w:rsidRDefault="007E45D5" w:rsidP="007A1C67">
      <w:pPr>
        <w:pStyle w:val="m-5394878258787082074msolistparagraph"/>
        <w:shd w:val="clear" w:color="auto" w:fill="FFFFFF"/>
        <w:spacing w:before="0" w:beforeAutospacing="0" w:after="0" w:afterAutospacing="0"/>
        <w:ind w:left="360"/>
        <w:rPr>
          <w:rFonts w:ascii="Calibri" w:hAnsi="Calibri" w:cs="Calibri"/>
          <w:b/>
          <w:bCs/>
          <w:color w:val="222222"/>
        </w:rPr>
      </w:pPr>
    </w:p>
    <w:p w14:paraId="25FCC68B" w14:textId="77777777" w:rsidR="007E45D5" w:rsidRDefault="007E45D5" w:rsidP="007A1C67">
      <w:pPr>
        <w:pStyle w:val="Heading2"/>
      </w:pPr>
      <w:r>
        <w:t>Experimental data</w:t>
      </w:r>
    </w:p>
    <w:p w14:paraId="6D597BBD" w14:textId="631C21C0" w:rsidR="007E45D5" w:rsidRDefault="007E45D5" w:rsidP="0058016B">
      <w:r>
        <w:t>Over the duration of the experiments (1999-2016), maximum maize yields increased significantly at a rate of 0.21 Mg ha</w:t>
      </w:r>
      <w:r w:rsidRPr="000A6FE5">
        <w:rPr>
          <w:vertAlign w:val="superscript"/>
        </w:rPr>
        <w:t>-1</w:t>
      </w:r>
      <w:r>
        <w:t xml:space="preserve"> (SE:0.04), regardless of cropping system (</w:t>
      </w:r>
      <w:r w:rsidR="00445C54">
        <w:rPr>
          <w:b/>
          <w:bCs/>
        </w:rPr>
        <w:fldChar w:fldCharType="begin"/>
      </w:r>
      <w:r w:rsidR="00445C54">
        <w:instrText xml:space="preserve"> REF _Ref76484602 \h </w:instrText>
      </w:r>
      <w:r w:rsidR="00445C54">
        <w:rPr>
          <w:b/>
          <w:bCs/>
        </w:rPr>
      </w:r>
      <w:r w:rsidR="00445C54">
        <w:rPr>
          <w:b/>
          <w:bCs/>
        </w:rPr>
        <w:fldChar w:fldCharType="separate"/>
      </w:r>
      <w:r w:rsidR="00445C54" w:rsidRPr="009611FB">
        <w:rPr>
          <w:b/>
          <w:bCs/>
        </w:rPr>
        <w:t xml:space="preserve">Figure </w:t>
      </w:r>
      <w:r w:rsidR="00445C54">
        <w:rPr>
          <w:b/>
          <w:bCs/>
          <w:noProof/>
        </w:rPr>
        <w:t>2</w:t>
      </w:r>
      <w:r w:rsidR="00445C54">
        <w:rPr>
          <w:b/>
          <w:bCs/>
        </w:rPr>
        <w:fldChar w:fldCharType="end"/>
      </w:r>
      <w:r>
        <w:t>). The continuous maize penalty remained steady at 1.02 Mg ha</w:t>
      </w:r>
      <w:r w:rsidRPr="00310E92">
        <w:rPr>
          <w:vertAlign w:val="superscript"/>
        </w:rPr>
        <w:t>-1</w:t>
      </w:r>
      <w:r>
        <w:t xml:space="preserve"> (SE:0.15), or approximately 10% of the rotated maize yields. </w:t>
      </w:r>
    </w:p>
    <w:p w14:paraId="1CECF92C" w14:textId="77777777" w:rsidR="007E45D5" w:rsidRDefault="007E45D5" w:rsidP="00757FD2">
      <w:pPr>
        <w:keepNext/>
      </w:pPr>
      <w:r>
        <w:rPr>
          <w:noProof/>
        </w:rPr>
        <w:lastRenderedPageBreak/>
        <w:drawing>
          <wp:inline distT="0" distB="0" distL="0" distR="0" wp14:anchorId="342E072C" wp14:editId="64D5E991">
            <wp:extent cx="5943600" cy="423418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p>
    <w:p w14:paraId="4A1FDC09" w14:textId="20DA74DA" w:rsidR="007E45D5" w:rsidRPr="007A1C67" w:rsidRDefault="007E45D5" w:rsidP="00757FD2">
      <w:pPr>
        <w:pStyle w:val="Caption"/>
      </w:pPr>
      <w:bookmarkStart w:id="6" w:name="_Ref76484602"/>
      <w:r w:rsidRPr="009611FB">
        <w:rPr>
          <w:b/>
          <w:bCs/>
        </w:rPr>
        <w:t xml:space="preserve">Figure </w:t>
      </w:r>
      <w:r w:rsidRPr="009611FB">
        <w:rPr>
          <w:b/>
          <w:bCs/>
        </w:rPr>
        <w:fldChar w:fldCharType="begin"/>
      </w:r>
      <w:r w:rsidRPr="009611FB">
        <w:rPr>
          <w:b/>
          <w:bCs/>
        </w:rPr>
        <w:instrText xml:space="preserve"> SEQ Figure \* ARABIC </w:instrText>
      </w:r>
      <w:r w:rsidRPr="009611FB">
        <w:rPr>
          <w:b/>
          <w:bCs/>
        </w:rPr>
        <w:fldChar w:fldCharType="separate"/>
      </w:r>
      <w:r w:rsidR="005C5838">
        <w:rPr>
          <w:b/>
          <w:bCs/>
          <w:noProof/>
        </w:rPr>
        <w:t>4</w:t>
      </w:r>
      <w:r w:rsidRPr="009611FB">
        <w:rPr>
          <w:b/>
          <w:bCs/>
        </w:rPr>
        <w:fldChar w:fldCharType="end"/>
      </w:r>
      <w:bookmarkEnd w:id="6"/>
      <w:r>
        <w:t xml:space="preserve"> Maximum g</w:t>
      </w:r>
      <w:r w:rsidRPr="001D7219">
        <w:t>rain yields for maize grown continuously (pink triangles), in rotation with soybean (blue circles), and the difference between the two (continuous maize penalty, green squares) from 1999-2016.</w:t>
      </w:r>
    </w:p>
    <w:p w14:paraId="434910F2" w14:textId="77777777" w:rsidR="007E45D5" w:rsidRDefault="007E45D5" w:rsidP="009905D3">
      <w:r>
        <w:t xml:space="preserve">The continuous maize yields were a significant predictor (p&lt;0.001) of the penalty, while rotated maize yields were not (p=0.18), meaning variation in the penalty is better explained by the monoculture’s yields. </w:t>
      </w:r>
    </w:p>
    <w:p w14:paraId="4FC8E0C8" w14:textId="7DE60ED4" w:rsidR="00445C54" w:rsidRDefault="007E45D5" w:rsidP="00445C54">
      <w:r>
        <w:t>Results from the quadratic plateau estimations of the N-compensatable penalty and observed penalty show N fertilization eliminated the continuous maize penalty in only 6 of the 157 sites years. On average the N-compensatable penalty was smaller than the observed penalty, averaging 0.43 Mg ha-1 compared to 0.93 Mg ha-1, respectively (</w:t>
      </w:r>
      <w:r w:rsidR="00445C54">
        <w:fldChar w:fldCharType="begin"/>
      </w:r>
      <w:r w:rsidR="00445C54">
        <w:instrText xml:space="preserve"> REF _Ref78797652 \h </w:instrText>
      </w:r>
      <w:r w:rsidR="00445C54">
        <w:fldChar w:fldCharType="separate"/>
      </w:r>
      <w:r w:rsidR="00445C54" w:rsidRPr="00594F20">
        <w:t xml:space="preserve">Figure </w:t>
      </w:r>
      <w:r w:rsidR="00445C54">
        <w:rPr>
          <w:noProof/>
        </w:rPr>
        <w:t>4</w:t>
      </w:r>
      <w:r w:rsidR="00445C54">
        <w:fldChar w:fldCharType="end"/>
      </w:r>
      <w:r w:rsidR="00445C54">
        <w:t xml:space="preserve">). </w:t>
      </w:r>
      <w:r w:rsidR="00445C54">
        <w:t>The N-compensatable penalty varied from 0-100% of the full penalty, but in the majority (70%) of site-years it represented less than half of the full penalty. On average, N-fertilization compensated for only 39% of the full penalty (</w:t>
      </w:r>
      <w:r w:rsidR="00445C54">
        <w:fldChar w:fldCharType="begin"/>
      </w:r>
      <w:r w:rsidR="00445C54">
        <w:instrText xml:space="preserve"> REF _Ref78797652 \h </w:instrText>
      </w:r>
      <w:r w:rsidR="00445C54">
        <w:fldChar w:fldCharType="separate"/>
      </w:r>
      <w:r w:rsidR="00445C54" w:rsidRPr="00594F20">
        <w:t xml:space="preserve">Figure </w:t>
      </w:r>
      <w:r w:rsidR="00445C54">
        <w:rPr>
          <w:noProof/>
        </w:rPr>
        <w:t>4</w:t>
      </w:r>
      <w:r w:rsidR="00445C54">
        <w:fldChar w:fldCharType="end"/>
      </w:r>
      <w:r w:rsidR="00445C54">
        <w:t xml:space="preserve">). </w:t>
      </w:r>
    </w:p>
    <w:p w14:paraId="651BFF49" w14:textId="68644AB2" w:rsidR="007E45D5" w:rsidRPr="00554F96" w:rsidRDefault="007E45D5" w:rsidP="009905D3"/>
    <w:p w14:paraId="7E1D7885" w14:textId="4B6E1B8C" w:rsidR="007E45D5" w:rsidRDefault="00B30666" w:rsidP="001A6567">
      <w:pPr>
        <w:pStyle w:val="m-5394878258787082074msolistparagraph"/>
        <w:keepNext/>
        <w:shd w:val="clear" w:color="auto" w:fill="FFFFFF"/>
        <w:spacing w:before="0" w:beforeAutospacing="0" w:after="0" w:afterAutospacing="0"/>
        <w:ind w:left="360"/>
      </w:pPr>
      <w:r>
        <w:rPr>
          <w:noProof/>
        </w:rPr>
        <w:lastRenderedPageBreak/>
        <w:drawing>
          <wp:inline distT="0" distB="0" distL="0" distR="0" wp14:anchorId="5A23AB91" wp14:editId="19D144F2">
            <wp:extent cx="5943600" cy="25844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4BA580D3" w14:textId="71E8F5AD" w:rsidR="007E45D5" w:rsidRPr="00594F20" w:rsidRDefault="007E45D5" w:rsidP="00594F20">
      <w:pPr>
        <w:pStyle w:val="Caption"/>
      </w:pPr>
      <w:bookmarkStart w:id="7" w:name="_Ref78797652"/>
      <w:r w:rsidRPr="00594F20">
        <w:t xml:space="preserve">Figure </w:t>
      </w:r>
      <w:fldSimple w:instr=" SEQ Figure \* ARABIC ">
        <w:r w:rsidR="005C5838">
          <w:rPr>
            <w:noProof/>
          </w:rPr>
          <w:t>5</w:t>
        </w:r>
      </w:fldSimple>
      <w:bookmarkEnd w:id="7"/>
      <w:r w:rsidRPr="00594F20">
        <w:t xml:space="preserve"> (</w:t>
      </w:r>
      <w:r w:rsidRPr="00B30666">
        <w:rPr>
          <w:i/>
          <w:iCs w:val="0"/>
        </w:rPr>
        <w:t>Left</w:t>
      </w:r>
      <w:r w:rsidRPr="00594F20">
        <w:t xml:space="preserve">) Pyramid plot of each penalty type by site-year ordered by observed yield penalty; undetermined </w:t>
      </w:r>
      <w:r>
        <w:t>means</w:t>
      </w:r>
      <w:r w:rsidRPr="00594F20">
        <w:t xml:space="preserve"> quadratic plateau</w:t>
      </w:r>
      <w:r>
        <w:t xml:space="preserve"> models</w:t>
      </w:r>
      <w:r w:rsidRPr="00594F20">
        <w:t xml:space="preserve"> failed to </w:t>
      </w:r>
      <w:r>
        <w:t>converge for one or more cropping system</w:t>
      </w:r>
      <w:r w:rsidRPr="00594F20">
        <w:t xml:space="preserve"> (</w:t>
      </w:r>
      <w:r w:rsidRPr="00B30666">
        <w:rPr>
          <w:i/>
          <w:iCs w:val="0"/>
        </w:rPr>
        <w:t>Right</w:t>
      </w:r>
      <w:r w:rsidRPr="00594F20">
        <w:t>) Frequency distributions of the size of the nitrogen-compensatable (yellow) and observed yield penalties (</w:t>
      </w:r>
      <w:r>
        <w:t>green</w:t>
      </w:r>
      <w:r w:rsidRPr="00594F20">
        <w:t>)</w:t>
      </w:r>
      <w:ins w:id="8" w:author="Mitch Baum" w:date="2021-07-15T14:04:00Z">
        <w:r>
          <w:t>.</w:t>
        </w:r>
      </w:ins>
    </w:p>
    <w:p w14:paraId="274BF7E5" w14:textId="77777777" w:rsidR="007E45D5" w:rsidRPr="001D7219" w:rsidRDefault="007E45D5" w:rsidP="00F078F7">
      <w:pPr>
        <w:pStyle w:val="m-5394878258787082074msolistparagraph"/>
        <w:shd w:val="clear" w:color="auto" w:fill="FFFFFF"/>
        <w:spacing w:before="0" w:beforeAutospacing="0" w:after="0" w:afterAutospacing="0"/>
        <w:ind w:left="360"/>
        <w:rPr>
          <w:rFonts w:ascii="Calibri" w:hAnsi="Calibri" w:cs="Calibri"/>
          <w:b/>
          <w:bCs/>
          <w:color w:val="222222"/>
        </w:rPr>
      </w:pPr>
    </w:p>
    <w:p w14:paraId="12430471" w14:textId="24FCCAC3" w:rsidR="007E45D5" w:rsidRDefault="007E45D5" w:rsidP="00617804">
      <w:pPr>
        <w:pStyle w:val="m-5394878258787082074msolistparagraph"/>
        <w:shd w:val="clear" w:color="auto" w:fill="FFFFFF"/>
        <w:spacing w:before="0" w:beforeAutospacing="0" w:after="0" w:afterAutospacing="0"/>
        <w:ind w:left="360"/>
        <w:rPr>
          <w:rFonts w:ascii="Calibri" w:hAnsi="Calibri" w:cs="Calibri"/>
          <w:color w:val="222222"/>
        </w:rPr>
      </w:pPr>
    </w:p>
    <w:p w14:paraId="64F4AB50" w14:textId="40AF043F" w:rsidR="007E45D5" w:rsidRDefault="007E45D5" w:rsidP="009043BF">
      <w:r>
        <w:t xml:space="preserve">There was no correlation between the size of the N-compensatable and observed yield penalty (supplementary material). </w:t>
      </w:r>
    </w:p>
    <w:p w14:paraId="1E6F3E75" w14:textId="462C91E2" w:rsidR="00965E5D" w:rsidRDefault="0027159C" w:rsidP="00965E5D">
      <w:pPr>
        <w:keepNext/>
      </w:pPr>
      <w:r>
        <w:rPr>
          <w:noProof/>
        </w:rPr>
        <w:lastRenderedPageBreak/>
        <w:drawing>
          <wp:inline distT="0" distB="0" distL="0" distR="0" wp14:anchorId="36E5683D" wp14:editId="643CE400">
            <wp:extent cx="5943600" cy="436626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195D0A5C" w14:textId="0921244D" w:rsidR="007E45D5" w:rsidRDefault="00965E5D" w:rsidP="00965E5D">
      <w:pPr>
        <w:pStyle w:val="Caption"/>
      </w:pPr>
      <w:bookmarkStart w:id="9" w:name="_Ref78804745"/>
      <w:r>
        <w:t xml:space="preserve">Figure </w:t>
      </w:r>
      <w:fldSimple w:instr=" SEQ Figure \* ARABIC ">
        <w:r w:rsidR="005C5838">
          <w:rPr>
            <w:noProof/>
          </w:rPr>
          <w:t>6</w:t>
        </w:r>
      </w:fldSimple>
      <w:bookmarkEnd w:id="9"/>
      <w:r>
        <w:t xml:space="preserve"> </w:t>
      </w:r>
      <w:r w:rsidR="00F4726A">
        <w:t>(</w:t>
      </w:r>
      <w:r w:rsidR="00F4726A" w:rsidRPr="00F4726A">
        <w:rPr>
          <w:i/>
          <w:iCs w:val="0"/>
        </w:rPr>
        <w:t>Top</w:t>
      </w:r>
      <w:r w:rsidR="001A5CAE">
        <w:rPr>
          <w:i/>
          <w:iCs w:val="0"/>
        </w:rPr>
        <w:t xml:space="preserve"> left</w:t>
      </w:r>
      <w:r w:rsidR="00F4726A">
        <w:t xml:space="preserve">) </w:t>
      </w:r>
      <w:r w:rsidR="001A5CAE">
        <w:t>Map of site locations, (</w:t>
      </w:r>
      <w:r w:rsidR="001A5CAE" w:rsidRPr="001A5CAE">
        <w:rPr>
          <w:i/>
          <w:iCs w:val="0"/>
        </w:rPr>
        <w:t>top right</w:t>
      </w:r>
      <w:r w:rsidR="001A5CAE">
        <w:t xml:space="preserve">) </w:t>
      </w:r>
      <w:r w:rsidR="00F4726A">
        <w:t>histogram of frequency of penalty size as a percentage of the rotated-maize yield</w:t>
      </w:r>
      <w:r w:rsidR="001A5CAE">
        <w:t>, and (</w:t>
      </w:r>
      <w:r w:rsidR="001A5CAE" w:rsidRPr="001A5CAE">
        <w:rPr>
          <w:i/>
          <w:iCs w:val="0"/>
        </w:rPr>
        <w:t>bottom</w:t>
      </w:r>
      <w:r w:rsidR="001A5CAE">
        <w:t>) b</w:t>
      </w:r>
      <w:r w:rsidR="001A5CAE">
        <w:t xml:space="preserve">oxplots of the observed continuous maize penalty ordered by </w:t>
      </w:r>
      <w:r w:rsidR="001A5CAE">
        <w:t>site</w:t>
      </w:r>
      <w:r w:rsidR="001A5CAE">
        <w:t xml:space="preserve"> mean</w:t>
      </w:r>
      <w:r w:rsidR="00470B99">
        <w:t xml:space="preserve"> (italic values</w:t>
      </w:r>
      <w:r w:rsidR="00DD6646">
        <w:t>, n is number of site-years</w:t>
      </w:r>
      <w:r w:rsidR="0027159C">
        <w:t xml:space="preserve"> with estimable penalties</w:t>
      </w:r>
      <w:r w:rsidR="00470B99">
        <w:t>)</w:t>
      </w:r>
      <w:r w:rsidR="00DD6646">
        <w:t xml:space="preserve"> and </w:t>
      </w:r>
      <w:r w:rsidR="001A5CAE">
        <w:t>shaded by latitude</w:t>
      </w:r>
      <w:r>
        <w:t xml:space="preserve">.  </w:t>
      </w:r>
    </w:p>
    <w:p w14:paraId="62DAB0DC" w14:textId="77777777" w:rsidR="0009572C" w:rsidRDefault="001A5CAE" w:rsidP="00470B99">
      <w:r>
        <w:t xml:space="preserve">Of the 121 site-years with estimable penalties, two-fifths (49) </w:t>
      </w:r>
      <w:r w:rsidR="00E32EE9">
        <w:t xml:space="preserve">had observed penalties that were 10% or less of the rotated maize yields, while </w:t>
      </w:r>
      <w:r>
        <w:t>the remaining three-fifths (72) had penalties 10-50% of the rotated-maize yields (</w:t>
      </w:r>
      <w:r>
        <w:fldChar w:fldCharType="begin"/>
      </w:r>
      <w:r>
        <w:instrText xml:space="preserve"> REF _Ref78804745 \h </w:instrText>
      </w:r>
      <w:r>
        <w:fldChar w:fldCharType="separate"/>
      </w:r>
      <w:r>
        <w:t xml:space="preserve">Figure </w:t>
      </w:r>
      <w:r>
        <w:rPr>
          <w:noProof/>
        </w:rPr>
        <w:t>4</w:t>
      </w:r>
      <w:r>
        <w:fldChar w:fldCharType="end"/>
      </w:r>
      <w:r>
        <w:t xml:space="preserve">). </w:t>
      </w:r>
      <w:r w:rsidR="00965E5D">
        <w:t>The</w:t>
      </w:r>
      <w:r w:rsidR="00B30666">
        <w:t xml:space="preserve"> highest observed penalty was </w:t>
      </w:r>
      <w:r w:rsidR="00965E5D">
        <w:t>4.79 dry Mg ha</w:t>
      </w:r>
      <w:r w:rsidR="00965E5D" w:rsidRPr="00965E5D">
        <w:rPr>
          <w:vertAlign w:val="superscript"/>
        </w:rPr>
        <w:t>-1</w:t>
      </w:r>
      <w:r w:rsidR="00965E5D">
        <w:t xml:space="preserve">, </w:t>
      </w:r>
      <w:r w:rsidR="00B30666">
        <w:t xml:space="preserve">observed at site IL-2 in </w:t>
      </w:r>
      <w:r w:rsidR="00965E5D">
        <w:t>2003</w:t>
      </w:r>
      <w:r w:rsidR="008C5E1C">
        <w:t xml:space="preserve">, corresponding to a 49% reduction </w:t>
      </w:r>
      <w:r w:rsidR="00D73844">
        <w:t xml:space="preserve">in yield </w:t>
      </w:r>
      <w:r w:rsidR="008C5E1C">
        <w:t>compared to the rotated maize yield</w:t>
      </w:r>
      <w:r w:rsidR="00965E5D">
        <w:t xml:space="preserve">. </w:t>
      </w:r>
      <w:r w:rsidR="00470B99">
        <w:t>Site (</w:t>
      </w:r>
      <w:proofErr w:type="gramStart"/>
      <w:r w:rsidR="00470B99">
        <w:t>e.g.</w:t>
      </w:r>
      <w:proofErr w:type="gramEnd"/>
      <w:r w:rsidR="00470B99">
        <w:t xml:space="preserve"> soil) accounted for 13% of the variation in the observed penalty. The year-factor accounted for an additional 14%, with the soil-by-year interaction contributing the remaining 73%. </w:t>
      </w:r>
    </w:p>
    <w:p w14:paraId="60578AC4" w14:textId="0D47D411" w:rsidR="00B30666" w:rsidRDefault="0009572C" w:rsidP="009043BF">
      <w:r>
        <w:t>Not every site had trials in each year, but 2012 had the highest mean penalty (n = 5; 2.0 Mg ha</w:t>
      </w:r>
      <w:r w:rsidRPr="0009572C">
        <w:rPr>
          <w:vertAlign w:val="superscript"/>
        </w:rPr>
        <w:t>-1</w:t>
      </w:r>
      <w:r>
        <w:t xml:space="preserve">) and 2016 </w:t>
      </w:r>
      <w:r w:rsidR="0027159C">
        <w:t>the lowest (n = 5; 0.3 Mg ha</w:t>
      </w:r>
      <w:r w:rsidR="0027159C" w:rsidRPr="0027159C">
        <w:rPr>
          <w:vertAlign w:val="superscript"/>
        </w:rPr>
        <w:t>-1</w:t>
      </w:r>
      <w:r w:rsidR="0027159C">
        <w:t xml:space="preserve">). </w:t>
      </w:r>
      <w:r>
        <w:t xml:space="preserve"> </w:t>
      </w:r>
      <w:r w:rsidR="0027159C">
        <w:t xml:space="preserve">In general, Iowa sites had higher penalties than Illinois. </w:t>
      </w:r>
    </w:p>
    <w:p w14:paraId="74CD1665" w14:textId="755DD978" w:rsidR="007E45D5" w:rsidRDefault="0027159C" w:rsidP="009043BF">
      <w:r>
        <w:t xml:space="preserve">Weather factors were more consistently identified as important compared to soil factors in the </w:t>
      </w:r>
      <w:r w:rsidR="007E45D5">
        <w:t>predictor-selection models (</w:t>
      </w:r>
      <w:proofErr w:type="gramStart"/>
      <w:r w:rsidR="007E45D5">
        <w:t>step-wise</w:t>
      </w:r>
      <w:proofErr w:type="gramEnd"/>
      <w:r w:rsidR="007E45D5">
        <w:t>, PLS)</w:t>
      </w:r>
      <w:r>
        <w:t>. Both</w:t>
      </w:r>
      <w:r w:rsidR="007E45D5">
        <w:t xml:space="preserve"> </w:t>
      </w:r>
      <w:r>
        <w:t xml:space="preserve">consistently </w:t>
      </w:r>
      <w:r w:rsidR="007E45D5">
        <w:t xml:space="preserve">identified the amount of precipitation two weeks before planting and the number of days below -15 deg C between 1-Jan and planting as important model features. PLS importance scores were highest for the pre-plant precipitation, followed by winter cold days, with both being consistently identified in the leave-one-predictor-out sensitivity analysis.  The </w:t>
      </w:r>
      <w:proofErr w:type="gramStart"/>
      <w:r w:rsidR="007E45D5">
        <w:t>step-wise</w:t>
      </w:r>
      <w:proofErr w:type="gramEnd"/>
      <w:r w:rsidR="007E45D5">
        <w:t xml:space="preserve"> regression estimated the penalty increased 37 kg ha-1 (SE: 9.6) for each additional cold day, and increased 9.9 kg ha-1 (SE: 3.0) for each additional mm of precipitation in the two weeks before planting. No soil characteristics were consistently identified as important features</w:t>
      </w:r>
      <w:r>
        <w:t xml:space="preserve">, </w:t>
      </w:r>
      <w:r>
        <w:lastRenderedPageBreak/>
        <w:t>suggesting the higher penalties in Iowa compared to Illinois may be more related to weather and/or management differences rather than soil characteristics</w:t>
      </w:r>
      <w:r w:rsidR="007E45D5">
        <w:t xml:space="preserve">. </w:t>
      </w:r>
    </w:p>
    <w:p w14:paraId="7AE10877" w14:textId="77777777" w:rsidR="007E45D5" w:rsidRDefault="007E45D5" w:rsidP="00F078F7">
      <w:pPr>
        <w:pStyle w:val="m-5394878258787082074msolistparagraph"/>
        <w:shd w:val="clear" w:color="auto" w:fill="FFFFFF"/>
        <w:spacing w:before="0" w:beforeAutospacing="0" w:after="0" w:afterAutospacing="0"/>
        <w:ind w:left="360"/>
        <w:rPr>
          <w:rFonts w:ascii="Calibri" w:hAnsi="Calibri" w:cs="Calibri"/>
          <w:color w:val="222222"/>
        </w:rPr>
      </w:pPr>
    </w:p>
    <w:p w14:paraId="260EAD1A" w14:textId="77777777" w:rsidR="007E45D5" w:rsidRDefault="007E45D5" w:rsidP="001469AE">
      <w:pPr>
        <w:pStyle w:val="Heading2"/>
      </w:pPr>
      <w:r>
        <w:t>Mechanistic pathways</w:t>
      </w:r>
    </w:p>
    <w:p w14:paraId="321FEFBC" w14:textId="77777777" w:rsidR="007E45D5" w:rsidRDefault="007E45D5" w:rsidP="00B82DF9">
      <w:pPr>
        <w:pStyle w:val="Heading3"/>
      </w:pPr>
      <w:r>
        <w:t>Literature</w:t>
      </w:r>
    </w:p>
    <w:p w14:paraId="0E3CC476" w14:textId="4187CCE4" w:rsidR="007E45D5" w:rsidRDefault="007E45D5" w:rsidP="00887655">
      <w:r>
        <w:t xml:space="preserve">Literature reports mixed results with regards to the time component of the continuous maize penalty. Studies that utilize staggered start dates for assessing the years-in-maize effect, and therefore de-confound years-in-maize with weather, show the penalty does not increase as time in continuous maize increases </w:t>
      </w:r>
      <w:sdt>
        <w:sdtPr>
          <w:rPr>
            <w:color w:val="000000"/>
          </w:rPr>
          <w:tag w:val="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
          <w:id w:val="1679076601"/>
          <w:placeholder>
            <w:docPart w:val="DefaultPlaceholder_-1854013440"/>
          </w:placeholder>
        </w:sdtPr>
        <w:sdtContent>
          <w:r w:rsidR="00D85E10" w:rsidRPr="00D85E10">
            <w:rPr>
              <w:color w:val="000000"/>
            </w:rPr>
            <w:t>(Meese et al., 1991; Crookston et al., 1991; Porter et al., 1997)</w:t>
          </w:r>
        </w:sdtContent>
      </w:sdt>
      <w:r w:rsidR="0027159C">
        <w:t xml:space="preserve">. </w:t>
      </w:r>
      <w:r>
        <w:t xml:space="preserve">A study based on farm survey data likewise found the penalty did not increase as the length of time of maize monoculture increased </w:t>
      </w:r>
      <w:sdt>
        <w:sdtPr>
          <w:rPr>
            <w:color w:val="000000"/>
          </w:rPr>
          <w:tag w:val="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
          <w:id w:val="1561821104"/>
          <w:placeholder>
            <w:docPart w:val="DefaultPlaceholder_-1854013440"/>
          </w:placeholder>
        </w:sdtPr>
        <w:sdtContent>
          <w:r w:rsidR="00D85E10" w:rsidRPr="00D85E10">
            <w:rPr>
              <w:color w:val="000000"/>
            </w:rPr>
            <w:t>(</w:t>
          </w:r>
          <w:proofErr w:type="spellStart"/>
          <w:r w:rsidR="00D85E10" w:rsidRPr="00D85E10">
            <w:rPr>
              <w:color w:val="000000"/>
            </w:rPr>
            <w:t>Farmaha</w:t>
          </w:r>
          <w:proofErr w:type="spellEnd"/>
          <w:r w:rsidR="00D85E10" w:rsidRPr="00D85E10">
            <w:rPr>
              <w:color w:val="000000"/>
            </w:rPr>
            <w:t xml:space="preserve"> et al., 2016)</w:t>
          </w:r>
        </w:sdtContent>
      </w:sdt>
      <w:r w:rsidR="0027159C">
        <w:rPr>
          <w:color w:val="000000"/>
        </w:rPr>
        <w:t xml:space="preserve">. </w:t>
      </w:r>
      <w:r>
        <w:t>To our knowledge, two Midwestern studies conclude the penalty increases as the number of years in a continuous maize system increases</w:t>
      </w:r>
      <w:r w:rsidR="0027159C">
        <w:t xml:space="preserve"> </w:t>
      </w:r>
      <w:r>
        <w:t>but one confounds weather with years-in-maize</w:t>
      </w:r>
      <w:r w:rsidR="0027159C">
        <w:t xml:space="preserve"> </w:t>
      </w:r>
      <w:sdt>
        <w:sdtPr>
          <w:rPr>
            <w:color w:val="000000"/>
          </w:rPr>
          <w:tag w:val="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
          <w:id w:val="-889270936"/>
          <w:placeholder>
            <w:docPart w:val="DefaultPlaceholder_-1854013440"/>
          </w:placeholder>
        </w:sdtPr>
        <w:sdtContent>
          <w:r w:rsidR="00D85E10" w:rsidRPr="00D85E10">
            <w:rPr>
              <w:color w:val="000000"/>
            </w:rPr>
            <w:t>(Gentry et al., 2013)</w:t>
          </w:r>
        </w:sdtContent>
      </w:sdt>
      <w:r>
        <w:t xml:space="preserve"> and the other uses satellite imagery </w:t>
      </w:r>
      <w:sdt>
        <w:sdtPr>
          <w:rPr>
            <w:color w:val="000000"/>
          </w:rPr>
          <w:tag w:val="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
          <w:id w:val="1382135045"/>
          <w:placeholder>
            <w:docPart w:val="DefaultPlaceholder_-1854013440"/>
          </w:placeholder>
        </w:sdtPr>
        <w:sdtContent>
          <w:r w:rsidR="00D85E10" w:rsidRPr="00D85E10">
            <w:rPr>
              <w:color w:val="000000"/>
            </w:rPr>
            <w:t>(Seifert et al., 2017)</w:t>
          </w:r>
        </w:sdtContent>
      </w:sdt>
      <w:r w:rsidR="0027159C">
        <w:rPr>
          <w:color w:val="000000"/>
        </w:rPr>
        <w:t xml:space="preserve"> </w:t>
      </w:r>
      <w:r>
        <w:t>that may likewise reflect confounding variables (</w:t>
      </w:r>
      <w:r w:rsidR="0027159C">
        <w:fldChar w:fldCharType="begin"/>
      </w:r>
      <w:r w:rsidR="0027159C">
        <w:instrText xml:space="preserve"> REF _Ref78807543 \h </w:instrText>
      </w:r>
      <w:r w:rsidR="0027159C">
        <w:fldChar w:fldCharType="separate"/>
      </w:r>
      <w:r w:rsidR="0027159C">
        <w:t xml:space="preserve">Figure </w:t>
      </w:r>
      <w:r w:rsidR="0027159C">
        <w:rPr>
          <w:noProof/>
        </w:rPr>
        <w:t>5</w:t>
      </w:r>
      <w:r w:rsidR="0027159C">
        <w:fldChar w:fldCharType="end"/>
      </w:r>
      <w:r>
        <w:t xml:space="preserve">). </w:t>
      </w:r>
    </w:p>
    <w:p w14:paraId="4C498915" w14:textId="77777777" w:rsidR="007E45D5" w:rsidRDefault="007E45D5" w:rsidP="00887655">
      <w:pPr>
        <w:keepNext/>
      </w:pPr>
      <w:r>
        <w:rPr>
          <w:noProof/>
        </w:rPr>
        <w:drawing>
          <wp:inline distT="0" distB="0" distL="0" distR="0" wp14:anchorId="5ED34242" wp14:editId="69A1BB7C">
            <wp:extent cx="5943600" cy="367538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C1CB688" w14:textId="70C3679E" w:rsidR="007E45D5" w:rsidRDefault="007E45D5" w:rsidP="00887655">
      <w:pPr>
        <w:pStyle w:val="Caption"/>
      </w:pPr>
      <w:bookmarkStart w:id="10" w:name="_Ref78807543"/>
      <w:r>
        <w:t xml:space="preserve">Figure </w:t>
      </w:r>
      <w:fldSimple w:instr=" SEQ Figure \* ARABIC ">
        <w:r w:rsidR="005C5838">
          <w:rPr>
            <w:noProof/>
          </w:rPr>
          <w:t>7</w:t>
        </w:r>
      </w:fldSimple>
      <w:bookmarkEnd w:id="10"/>
      <w:r>
        <w:t xml:space="preserve"> Summary of literature investigating the relationship between the duration of continuous maize implementation and the continuous maize penalty, mean (dotted line) penalty in replicated studies (magenta) was 13%. </w:t>
      </w:r>
    </w:p>
    <w:p w14:paraId="34935952" w14:textId="168C74ED" w:rsidR="007E45D5" w:rsidRDefault="007E45D5" w:rsidP="0066604D">
      <w:r>
        <w:t xml:space="preserve">There is therefore strong evidence that considering only the previous year’s crop, rather than a multi-year history, is sufficient when considering driving factors for the continuous maize penalty. In the long-term, growing maize continuously compared to growing it in rotation with another crop </w:t>
      </w:r>
      <w:r w:rsidR="00650E8E">
        <w:t xml:space="preserve">may have long-term implications for </w:t>
      </w:r>
      <w:r>
        <w:t>soil characteristics such as organic carbon stocks, topsoil erosion, and weed pressure</w:t>
      </w:r>
      <w:r w:rsidR="00650E8E">
        <w:t>, which could conceivable amplify the continuous maize penalty over time</w:t>
      </w:r>
      <w:commentRangeStart w:id="11"/>
      <w:commentRangeEnd w:id="11"/>
      <w:r>
        <w:rPr>
          <w:rStyle w:val="CommentReference"/>
        </w:rPr>
        <w:commentReference w:id="11"/>
      </w:r>
      <w:r>
        <w:t xml:space="preserve">. However, our </w:t>
      </w:r>
      <w:r>
        <w:lastRenderedPageBreak/>
        <w:t xml:space="preserve">dataset represents controlled small-plot experiments where weeds were controlled, erosion would have inconsistent effects across plots, and changes in soil carbon between the rotated- and continuous-maize systems at the highest N rates may be difficult to detect </w:t>
      </w:r>
      <w:sdt>
        <w:sdtPr>
          <w:rPr>
            <w:color w:val="000000"/>
          </w:rPr>
          <w:tag w:val="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
          <w:id w:val="810834263"/>
          <w:placeholder>
            <w:docPart w:val="DefaultPlaceholder_-1854013440"/>
          </w:placeholder>
        </w:sdtPr>
        <w:sdtContent>
          <w:r w:rsidR="00D85E10" w:rsidRPr="00D85E10">
            <w:rPr>
              <w:color w:val="000000"/>
            </w:rPr>
            <w:t>(Brown et al., 2014)</w:t>
          </w:r>
        </w:sdtContent>
      </w:sdt>
    </w:p>
    <w:p w14:paraId="13D6776F" w14:textId="77777777" w:rsidR="007E45D5" w:rsidRPr="0066604D" w:rsidRDefault="007E45D5" w:rsidP="007A1C67">
      <w:r>
        <w:t xml:space="preserve">Our experimental data showed variation in the penalty is better explained by variation in the monoculture maize yields, suggesting it is indeed a yield </w:t>
      </w:r>
      <w:r w:rsidRPr="003F1F14">
        <w:rPr>
          <w:i/>
          <w:iCs/>
        </w:rPr>
        <w:t>penalty</w:t>
      </w:r>
      <w:r>
        <w:t xml:space="preserve"> that is manifested through mechanisms present in the continuous maize system, rather than the rotated system driving an increase in yield potential. Therefore, our efforts focused on understanding mechanisms in the continuous maize system that may limit the system’s expression of yield potential (</w:t>
      </w:r>
      <w:r w:rsidRPr="00A313CA">
        <w:rPr>
          <w:color w:val="FF0000"/>
        </w:rPr>
        <w:t xml:space="preserve">CITE </w:t>
      </w:r>
      <w:proofErr w:type="spellStart"/>
      <w:r w:rsidRPr="00A313CA">
        <w:rPr>
          <w:color w:val="FF0000"/>
        </w:rPr>
        <w:t>cassman</w:t>
      </w:r>
      <w:proofErr w:type="spellEnd"/>
      <w:r w:rsidRPr="00A313CA">
        <w:rPr>
          <w:color w:val="FF0000"/>
        </w:rPr>
        <w:t xml:space="preserve"> for yield potential I guess</w:t>
      </w:r>
      <w:r>
        <w:t xml:space="preserve">). </w:t>
      </w:r>
    </w:p>
    <w:p w14:paraId="25B08C3B" w14:textId="77777777" w:rsidR="007E45D5" w:rsidRDefault="007E45D5" w:rsidP="007A1C67">
      <w:r>
        <w:t>Based on an extensive literature review (supplementary material), we identified six</w:t>
      </w:r>
      <w:commentRangeStart w:id="12"/>
      <w:commentRangeEnd w:id="12"/>
      <w:r>
        <w:rPr>
          <w:rStyle w:val="CommentReference"/>
        </w:rPr>
        <w:commentReference w:id="12"/>
      </w:r>
      <w:r>
        <w:t xml:space="preserve"> general categories of candidate mechanisms for explaining the continuous maize penalty in the year following a maize crop (</w:t>
      </w:r>
      <w:r>
        <w:fldChar w:fldCharType="begin"/>
      </w:r>
      <w:r>
        <w:instrText xml:space="preserve"> REF _Ref76728682 \h </w:instrText>
      </w:r>
      <w:r>
        <w:fldChar w:fldCharType="separate"/>
      </w:r>
      <w:r>
        <w:t xml:space="preserve">Table </w:t>
      </w:r>
      <w:r>
        <w:rPr>
          <w:noProof/>
        </w:rPr>
        <w:t>3</w:t>
      </w:r>
      <w:r>
        <w:fldChar w:fldCharType="end"/>
      </w:r>
      <w:r>
        <w:t>).</w:t>
      </w:r>
    </w:p>
    <w:p w14:paraId="0100820A" w14:textId="77777777" w:rsidR="007E45D5" w:rsidRDefault="007E45D5" w:rsidP="007A1C67"/>
    <w:p w14:paraId="0B895B81" w14:textId="77777777" w:rsidR="007E45D5" w:rsidRDefault="007E45D5" w:rsidP="00AE0F0A">
      <w:pPr>
        <w:pStyle w:val="Caption"/>
        <w:keepNext/>
      </w:pPr>
      <w:bookmarkStart w:id="13" w:name="_Ref76728682"/>
      <w:commentRangeStart w:id="14"/>
      <w:r w:rsidRPr="00A313CA">
        <w:rPr>
          <w:b/>
          <w:bCs/>
        </w:rPr>
        <w:t xml:space="preserve">Table </w:t>
      </w:r>
      <w:commentRangeEnd w:id="14"/>
      <w:r>
        <w:rPr>
          <w:rStyle w:val="CommentReference"/>
          <w:iCs w:val="0"/>
          <w:color w:val="auto"/>
        </w:rPr>
        <w:commentReference w:id="14"/>
      </w:r>
      <w:r w:rsidRPr="00A313CA">
        <w:rPr>
          <w:b/>
          <w:bCs/>
        </w:rPr>
        <w:fldChar w:fldCharType="begin"/>
      </w:r>
      <w:r w:rsidRPr="00A313CA">
        <w:rPr>
          <w:b/>
          <w:bCs/>
        </w:rPr>
        <w:instrText xml:space="preserve"> SEQ Table \* ARABIC </w:instrText>
      </w:r>
      <w:r w:rsidRPr="00A313CA">
        <w:rPr>
          <w:b/>
          <w:bCs/>
        </w:rPr>
        <w:fldChar w:fldCharType="separate"/>
      </w:r>
      <w:r w:rsidRPr="00A313CA">
        <w:rPr>
          <w:b/>
          <w:bCs/>
          <w:noProof/>
        </w:rPr>
        <w:t>3</w:t>
      </w:r>
      <w:r w:rsidRPr="00A313CA">
        <w:rPr>
          <w:b/>
          <w:bCs/>
          <w:noProof/>
        </w:rPr>
        <w:fldChar w:fldCharType="end"/>
      </w:r>
      <w:bookmarkEnd w:id="13"/>
      <w:r w:rsidRPr="00A313CA">
        <w:rPr>
          <w:b/>
          <w:bCs/>
        </w:rPr>
        <w:t xml:space="preserve"> </w:t>
      </w:r>
      <w:r>
        <w:t xml:space="preserve">General categories of mechanistic pathways by which growing maize following a </w:t>
      </w:r>
      <w:proofErr w:type="gramStart"/>
      <w:r>
        <w:t>maize crop results</w:t>
      </w:r>
      <w:proofErr w:type="gramEnd"/>
      <w:r>
        <w:t xml:space="preserve"> in lower grain yields under sufficient nitrogen </w:t>
      </w:r>
      <w:commentRangeStart w:id="15"/>
      <w:r>
        <w:t>inputs</w:t>
      </w:r>
      <w:commentRangeEnd w:id="15"/>
      <w:r>
        <w:rPr>
          <w:rStyle w:val="CommentReference"/>
          <w:iCs w:val="0"/>
          <w:color w:val="auto"/>
        </w:rPr>
        <w:commentReference w:id="15"/>
      </w:r>
      <w:r>
        <w:t>.</w:t>
      </w:r>
    </w:p>
    <w:tbl>
      <w:tblPr>
        <w:tblStyle w:val="TableGrid"/>
        <w:tblW w:w="9535" w:type="dxa"/>
        <w:tblLook w:val="04A0" w:firstRow="1" w:lastRow="0" w:firstColumn="1" w:lastColumn="0" w:noHBand="0" w:noVBand="1"/>
      </w:tblPr>
      <w:tblGrid>
        <w:gridCol w:w="1975"/>
        <w:gridCol w:w="7560"/>
      </w:tblGrid>
      <w:tr w:rsidR="007E45D5" w:rsidRPr="00795874" w14:paraId="25D9D9A6" w14:textId="77777777" w:rsidTr="00AB7414">
        <w:tc>
          <w:tcPr>
            <w:tcW w:w="1975" w:type="dxa"/>
          </w:tcPr>
          <w:p w14:paraId="2F881B3D" w14:textId="77777777" w:rsidR="007E45D5" w:rsidRPr="00795874" w:rsidRDefault="007E45D5" w:rsidP="00AB7414">
            <w:pPr>
              <w:rPr>
                <w:b/>
                <w:bCs/>
              </w:rPr>
            </w:pPr>
            <w:r>
              <w:rPr>
                <w:b/>
                <w:bCs/>
              </w:rPr>
              <w:t>Hypothesis</w:t>
            </w:r>
          </w:p>
        </w:tc>
        <w:tc>
          <w:tcPr>
            <w:tcW w:w="7560" w:type="dxa"/>
          </w:tcPr>
          <w:p w14:paraId="1389BB0F" w14:textId="77777777" w:rsidR="007E45D5" w:rsidRPr="00795874" w:rsidRDefault="007E45D5" w:rsidP="00AB7414">
            <w:pPr>
              <w:rPr>
                <w:b/>
                <w:bCs/>
              </w:rPr>
            </w:pPr>
            <w:r>
              <w:rPr>
                <w:b/>
                <w:bCs/>
              </w:rPr>
              <w:t>Description</w:t>
            </w:r>
          </w:p>
        </w:tc>
      </w:tr>
      <w:tr w:rsidR="007E45D5" w14:paraId="71D62ED2" w14:textId="77777777" w:rsidTr="00AB7414">
        <w:tc>
          <w:tcPr>
            <w:tcW w:w="1975" w:type="dxa"/>
          </w:tcPr>
          <w:p w14:paraId="317F7110" w14:textId="77777777" w:rsidR="007E45D5" w:rsidRDefault="007E45D5" w:rsidP="00AB7414">
            <w:r>
              <w:t>Delayed emergence</w:t>
            </w:r>
          </w:p>
        </w:tc>
        <w:tc>
          <w:tcPr>
            <w:tcW w:w="7560" w:type="dxa"/>
          </w:tcPr>
          <w:p w14:paraId="0121340B" w14:textId="77777777" w:rsidR="007E45D5" w:rsidRDefault="007E45D5" w:rsidP="00AB7414">
            <w:r>
              <w:t xml:space="preserve">The high amounts of residue in continuous maize systems my result in cooler soil temperatures, which could delay seedling emergence. </w:t>
            </w:r>
          </w:p>
        </w:tc>
      </w:tr>
      <w:tr w:rsidR="007E45D5" w14:paraId="030FF37A" w14:textId="77777777" w:rsidTr="00AB7414">
        <w:tc>
          <w:tcPr>
            <w:tcW w:w="1975" w:type="dxa"/>
          </w:tcPr>
          <w:p w14:paraId="40CF25EA" w14:textId="77777777" w:rsidR="007E45D5" w:rsidRDefault="007E45D5" w:rsidP="00AB7414">
            <w:r>
              <w:t>Seedling death</w:t>
            </w:r>
          </w:p>
        </w:tc>
        <w:tc>
          <w:tcPr>
            <w:tcW w:w="7560" w:type="dxa"/>
          </w:tcPr>
          <w:p w14:paraId="65EE53C1" w14:textId="77777777" w:rsidR="007E45D5" w:rsidRDefault="007E45D5" w:rsidP="00BE47A8">
            <w:r>
              <w:t xml:space="preserve">Planting into soil with high amounts of maize residue may reduce seedling establishment by reducing seed to soil contact, through allelopathic effects, and/or through the residue creating physical barriers that impedes seedling growth and successful establishment. Additionally, higher amounts of residue may lead to cooler and wetter soils, which may result increase incidence of seedling disease.  </w:t>
            </w:r>
          </w:p>
        </w:tc>
      </w:tr>
      <w:tr w:rsidR="007E45D5" w14:paraId="32A6D503" w14:textId="77777777" w:rsidTr="00AB7414">
        <w:tc>
          <w:tcPr>
            <w:tcW w:w="1975" w:type="dxa"/>
          </w:tcPr>
          <w:p w14:paraId="15FC3310" w14:textId="77777777" w:rsidR="007E45D5" w:rsidRDefault="007E45D5" w:rsidP="00AB7414">
            <w:r>
              <w:t>Decreased early plant growth</w:t>
            </w:r>
          </w:p>
        </w:tc>
        <w:tc>
          <w:tcPr>
            <w:tcW w:w="7560" w:type="dxa"/>
          </w:tcPr>
          <w:p w14:paraId="073FB8F2" w14:textId="77777777" w:rsidR="007E45D5" w:rsidRDefault="007E45D5" w:rsidP="00AB7414">
            <w:r>
              <w:t xml:space="preserve">More challenging early season conditions may lead to decreased early season plant growth, which would be expressed as a decrease in kernel number. </w:t>
            </w:r>
          </w:p>
        </w:tc>
      </w:tr>
      <w:tr w:rsidR="007E45D5" w14:paraId="3C3CE7C3" w14:textId="77777777" w:rsidTr="00AB7414">
        <w:tc>
          <w:tcPr>
            <w:tcW w:w="1975" w:type="dxa"/>
          </w:tcPr>
          <w:p w14:paraId="4546974D" w14:textId="77777777" w:rsidR="007E45D5" w:rsidRDefault="007E45D5" w:rsidP="00AB7414">
            <w:r>
              <w:t>Foliar disease</w:t>
            </w:r>
          </w:p>
        </w:tc>
        <w:tc>
          <w:tcPr>
            <w:tcW w:w="7560" w:type="dxa"/>
          </w:tcPr>
          <w:p w14:paraId="40273C31" w14:textId="77777777" w:rsidR="007E45D5" w:rsidRDefault="007E45D5" w:rsidP="00BE47A8">
            <w:r>
              <w:t>When left on the soil surface, maize residue harbors inoculants for maize foliar diseases such as XX. Tillage is recommended to reduce inoculant amount (</w:t>
            </w:r>
            <w:r w:rsidRPr="00AE0F0A">
              <w:rPr>
                <w:color w:val="FF0000"/>
              </w:rPr>
              <w:t>CITE</w:t>
            </w:r>
            <w:r>
              <w:t xml:space="preserve">), but it is possible even small amounts of surface residue are sufficient to produce localized foliar diseases at a level that significantly affects maize yields.  </w:t>
            </w:r>
          </w:p>
        </w:tc>
      </w:tr>
      <w:tr w:rsidR="007E45D5" w14:paraId="24A6D499" w14:textId="77777777" w:rsidTr="00AB7414">
        <w:tc>
          <w:tcPr>
            <w:tcW w:w="1975" w:type="dxa"/>
          </w:tcPr>
          <w:p w14:paraId="0793F404" w14:textId="77777777" w:rsidR="007E45D5" w:rsidRDefault="007E45D5" w:rsidP="00AB7414">
            <w:r>
              <w:t>Compromised root growth and/or function</w:t>
            </w:r>
          </w:p>
        </w:tc>
        <w:tc>
          <w:tcPr>
            <w:tcW w:w="7560" w:type="dxa"/>
          </w:tcPr>
          <w:p w14:paraId="5204FE91" w14:textId="77777777" w:rsidR="007E45D5" w:rsidRDefault="007E45D5" w:rsidP="00BE47A8">
            <w:r>
              <w:t>Maize roots from the previous year may support higher levels of soil bacteria harmful to the following year’s maize roots. Additionally, while soil disease inoculants are always present in Corn Belt soils (CITE), cooler temperatures may result in less competition which allows disease to establish and cause higher incidences of root disease. (</w:t>
            </w:r>
            <w:r>
              <w:rPr>
                <w:color w:val="FF0000"/>
              </w:rPr>
              <w:t>Robertson</w:t>
            </w:r>
            <w:r>
              <w:t xml:space="preserve">) </w:t>
            </w:r>
          </w:p>
        </w:tc>
      </w:tr>
      <w:tr w:rsidR="007E45D5" w14:paraId="2E65E029" w14:textId="77777777" w:rsidTr="00AB7414">
        <w:tc>
          <w:tcPr>
            <w:tcW w:w="1975" w:type="dxa"/>
          </w:tcPr>
          <w:p w14:paraId="2F36B5D8" w14:textId="77777777" w:rsidR="007E45D5" w:rsidRDefault="007E45D5" w:rsidP="00AB7414">
            <w:r>
              <w:t>Insufficient soil water recharge following maize</w:t>
            </w:r>
          </w:p>
        </w:tc>
        <w:tc>
          <w:tcPr>
            <w:tcW w:w="7560" w:type="dxa"/>
          </w:tcPr>
          <w:p w14:paraId="60EAE526" w14:textId="77777777" w:rsidR="007E45D5" w:rsidRDefault="007E45D5" w:rsidP="00AB7414">
            <w:r>
              <w:t xml:space="preserve">It is possible in some environments the soil water legacy of the previous year’s maize crop limits the amount of water available for the continuous maize system’s subsequent maize crop.  </w:t>
            </w:r>
          </w:p>
        </w:tc>
      </w:tr>
    </w:tbl>
    <w:p w14:paraId="15555A51" w14:textId="77777777" w:rsidR="007E45D5" w:rsidRDefault="007E45D5" w:rsidP="007A1C67"/>
    <w:p w14:paraId="06768B9A" w14:textId="77777777" w:rsidR="007E45D5" w:rsidRDefault="007E45D5" w:rsidP="00B82DF9">
      <w:pPr>
        <w:pStyle w:val="Heading3"/>
      </w:pPr>
      <w:r>
        <w:t xml:space="preserve">Scenario modelling </w:t>
      </w:r>
    </w:p>
    <w:p w14:paraId="0CD652F0" w14:textId="77777777" w:rsidR="007E45D5" w:rsidRDefault="007E45D5" w:rsidP="007A1C67">
      <w:r>
        <w:t xml:space="preserve">The model showed that in our dataset from IL and IA, soil water content was as high or higher before maize planting following a maize crop compared to a soybean crop (supplemental). To assess the </w:t>
      </w:r>
      <w:r>
        <w:lastRenderedPageBreak/>
        <w:t>feasibility of the remaining categories, we varied targeted model parameters to simulate each effect (</w:t>
      </w:r>
      <w:r>
        <w:fldChar w:fldCharType="begin"/>
      </w:r>
      <w:r>
        <w:instrText xml:space="preserve"> REF _Ref76631113 \h </w:instrText>
      </w:r>
      <w:r>
        <w:fldChar w:fldCharType="separate"/>
      </w:r>
      <w:r>
        <w:t xml:space="preserve">Table </w:t>
      </w:r>
      <w:r>
        <w:rPr>
          <w:noProof/>
        </w:rPr>
        <w:t>4</w:t>
      </w:r>
      <w:r>
        <w:fldChar w:fldCharType="end"/>
      </w:r>
      <w:r>
        <w:t>) and ran each site’s calibrated model at that site’s highest experimental nitrogen rate (</w:t>
      </w:r>
      <w:r>
        <w:fldChar w:fldCharType="begin"/>
      </w:r>
      <w:r>
        <w:instrText xml:space="preserve"> REF _Ref76631098 \h </w:instrText>
      </w:r>
      <w:r>
        <w:fldChar w:fldCharType="separate"/>
      </w:r>
      <w:r>
        <w:t xml:space="preserve">Table </w:t>
      </w:r>
      <w:r>
        <w:rPr>
          <w:noProof/>
        </w:rPr>
        <w:t>1</w:t>
      </w:r>
      <w:r>
        <w:fldChar w:fldCharType="end"/>
      </w:r>
      <w:r>
        <w:t xml:space="preserve">).  </w:t>
      </w:r>
    </w:p>
    <w:p w14:paraId="153C1AA7" w14:textId="77777777" w:rsidR="007E45D5" w:rsidRDefault="007E45D5" w:rsidP="007A1C67"/>
    <w:tbl>
      <w:tblPr>
        <w:tblStyle w:val="TableGrid"/>
        <w:tblW w:w="10245" w:type="dxa"/>
        <w:tblLayout w:type="fixed"/>
        <w:tblLook w:val="04A0" w:firstRow="1" w:lastRow="0" w:firstColumn="1" w:lastColumn="0" w:noHBand="0" w:noVBand="1"/>
      </w:tblPr>
      <w:tblGrid>
        <w:gridCol w:w="1471"/>
        <w:gridCol w:w="2564"/>
        <w:gridCol w:w="1270"/>
        <w:gridCol w:w="2610"/>
        <w:gridCol w:w="2330"/>
      </w:tblGrid>
      <w:tr w:rsidR="007E45D5" w:rsidRPr="00795874" w14:paraId="23297E72" w14:textId="77777777" w:rsidTr="00B547F3">
        <w:tc>
          <w:tcPr>
            <w:tcW w:w="1471" w:type="dxa"/>
          </w:tcPr>
          <w:p w14:paraId="3DD74339" w14:textId="77777777" w:rsidR="007E45D5" w:rsidRPr="00795874" w:rsidRDefault="007E45D5" w:rsidP="00F03333">
            <w:pPr>
              <w:rPr>
                <w:b/>
                <w:bCs/>
              </w:rPr>
            </w:pPr>
            <w:r>
              <w:rPr>
                <w:b/>
                <w:bCs/>
              </w:rPr>
              <w:t>Hypothesis</w:t>
            </w:r>
          </w:p>
        </w:tc>
        <w:tc>
          <w:tcPr>
            <w:tcW w:w="2564" w:type="dxa"/>
          </w:tcPr>
          <w:p w14:paraId="063AB149" w14:textId="77777777" w:rsidR="007E45D5" w:rsidRPr="00795874" w:rsidRDefault="007E45D5" w:rsidP="00F03333">
            <w:pPr>
              <w:rPr>
                <w:b/>
                <w:bCs/>
              </w:rPr>
            </w:pPr>
            <w:r>
              <w:rPr>
                <w:b/>
                <w:bCs/>
              </w:rPr>
              <w:t>Description</w:t>
            </w:r>
          </w:p>
        </w:tc>
        <w:tc>
          <w:tcPr>
            <w:tcW w:w="1270" w:type="dxa"/>
          </w:tcPr>
          <w:p w14:paraId="14AFED40" w14:textId="77777777" w:rsidR="007E45D5" w:rsidRDefault="007E45D5" w:rsidP="00F03333">
            <w:pPr>
              <w:rPr>
                <w:b/>
                <w:bCs/>
              </w:rPr>
            </w:pPr>
            <w:r>
              <w:rPr>
                <w:b/>
                <w:bCs/>
              </w:rPr>
              <w:t>Scenario</w:t>
            </w:r>
          </w:p>
        </w:tc>
        <w:tc>
          <w:tcPr>
            <w:tcW w:w="2610" w:type="dxa"/>
          </w:tcPr>
          <w:p w14:paraId="3C2D7EC7" w14:textId="77777777" w:rsidR="007E45D5" w:rsidRDefault="007E45D5" w:rsidP="00F03333">
            <w:pPr>
              <w:rPr>
                <w:b/>
                <w:bCs/>
              </w:rPr>
            </w:pPr>
            <w:r>
              <w:rPr>
                <w:b/>
                <w:bCs/>
              </w:rPr>
              <w:t>Parameter/target outcome</w:t>
            </w:r>
          </w:p>
        </w:tc>
        <w:tc>
          <w:tcPr>
            <w:tcW w:w="2330" w:type="dxa"/>
          </w:tcPr>
          <w:p w14:paraId="3865598E" w14:textId="77777777" w:rsidR="007E45D5" w:rsidRDefault="007E45D5" w:rsidP="00F03333">
            <w:pPr>
              <w:rPr>
                <w:b/>
                <w:bCs/>
              </w:rPr>
            </w:pPr>
            <w:r>
              <w:rPr>
                <w:b/>
                <w:bCs/>
              </w:rPr>
              <w:t>APSIM implementation</w:t>
            </w:r>
          </w:p>
        </w:tc>
      </w:tr>
      <w:tr w:rsidR="007E45D5" w14:paraId="1F65906A" w14:textId="77777777" w:rsidTr="00B547F3">
        <w:tc>
          <w:tcPr>
            <w:tcW w:w="1471" w:type="dxa"/>
          </w:tcPr>
          <w:p w14:paraId="09E4976F" w14:textId="77777777" w:rsidR="007E45D5" w:rsidRDefault="007E45D5" w:rsidP="004E736F">
            <w:r>
              <w:t>Seedling death</w:t>
            </w:r>
          </w:p>
        </w:tc>
        <w:tc>
          <w:tcPr>
            <w:tcW w:w="2564" w:type="dxa"/>
          </w:tcPr>
          <w:p w14:paraId="219243C2" w14:textId="77777777" w:rsidR="007E45D5" w:rsidRDefault="007E45D5" w:rsidP="004E736F">
            <w:r>
              <w:t xml:space="preserve">Planting into soil with high amounts of maize residue may reduce seedling establishment by reducing seed to soil contact, through allelopathic effects, and/or through the residue creating physical barriers that impedes seedling growth and successful establishment. Additionally, higher amounts of residue may lead to cooler and wetter soils, which may result increase incidence of seedling disease.  </w:t>
            </w:r>
          </w:p>
        </w:tc>
        <w:tc>
          <w:tcPr>
            <w:tcW w:w="1270" w:type="dxa"/>
          </w:tcPr>
          <w:p w14:paraId="033E396E" w14:textId="77777777" w:rsidR="007E45D5" w:rsidRDefault="007E45D5" w:rsidP="004E736F">
            <w:r>
              <w:t>1</w:t>
            </w:r>
          </w:p>
        </w:tc>
        <w:tc>
          <w:tcPr>
            <w:tcW w:w="2610" w:type="dxa"/>
          </w:tcPr>
          <w:p w14:paraId="052DDD2C" w14:textId="77777777" w:rsidR="007E45D5" w:rsidRDefault="007E45D5" w:rsidP="004E736F">
            <w:r>
              <w:t>Lower plant population to simulate seedling death</w:t>
            </w:r>
          </w:p>
        </w:tc>
        <w:tc>
          <w:tcPr>
            <w:tcW w:w="2330" w:type="dxa"/>
          </w:tcPr>
          <w:p w14:paraId="4B8A9AE8" w14:textId="77777777" w:rsidR="007E45D5" w:rsidRDefault="007E45D5" w:rsidP="004E736F">
            <w:r>
              <w:t>Manually decreased plant population by 1 pl m-2 (</w:t>
            </w:r>
            <w:r w:rsidRPr="00A313CA">
              <w:rPr>
                <w:color w:val="FF0000"/>
              </w:rPr>
              <w:t>X</w:t>
            </w:r>
            <w:r>
              <w:t xml:space="preserve"> pl ha-1)</w:t>
            </w:r>
          </w:p>
        </w:tc>
      </w:tr>
      <w:tr w:rsidR="007E45D5" w14:paraId="77BC5AC7" w14:textId="77777777" w:rsidTr="00B547F3">
        <w:tc>
          <w:tcPr>
            <w:tcW w:w="1471" w:type="dxa"/>
          </w:tcPr>
          <w:p w14:paraId="1661EA68" w14:textId="77777777" w:rsidR="007E45D5" w:rsidRDefault="007E45D5" w:rsidP="004E736F">
            <w:r>
              <w:t>Delayed emergence</w:t>
            </w:r>
          </w:p>
        </w:tc>
        <w:tc>
          <w:tcPr>
            <w:tcW w:w="2564" w:type="dxa"/>
          </w:tcPr>
          <w:p w14:paraId="456A5E97" w14:textId="77777777" w:rsidR="007E45D5" w:rsidRDefault="007E45D5" w:rsidP="004E736F">
            <w:r>
              <w:t xml:space="preserve">The high amounts of residue in continuous maize systems my result in cooler soil temperatures, which could delay seedling emergence. </w:t>
            </w:r>
          </w:p>
        </w:tc>
        <w:tc>
          <w:tcPr>
            <w:tcW w:w="1270" w:type="dxa"/>
          </w:tcPr>
          <w:p w14:paraId="1CBB9349" w14:textId="77777777" w:rsidR="007E45D5" w:rsidRDefault="007E45D5" w:rsidP="004E736F">
            <w:r>
              <w:t>2</w:t>
            </w:r>
          </w:p>
        </w:tc>
        <w:tc>
          <w:tcPr>
            <w:tcW w:w="2610" w:type="dxa"/>
          </w:tcPr>
          <w:p w14:paraId="630E157C" w14:textId="77777777" w:rsidR="007E45D5" w:rsidRDefault="007E45D5" w:rsidP="004E736F">
            <w:r>
              <w:t>Time from sowing to emergence</w:t>
            </w:r>
          </w:p>
        </w:tc>
        <w:tc>
          <w:tcPr>
            <w:tcW w:w="2330" w:type="dxa"/>
          </w:tcPr>
          <w:p w14:paraId="2E5B1834" w14:textId="77777777" w:rsidR="007E45D5" w:rsidRDefault="007E45D5" w:rsidP="004E736F">
            <w:r>
              <w:rPr>
                <w:rFonts w:ascii="Calibri" w:hAnsi="Calibri" w:cs="Calibri"/>
                <w:color w:val="000000"/>
              </w:rPr>
              <w:t>Changed sowing depth from 50 mm to 100 mm</w:t>
            </w:r>
          </w:p>
        </w:tc>
      </w:tr>
      <w:tr w:rsidR="007E45D5" w14:paraId="199B827E" w14:textId="77777777" w:rsidTr="00B547F3">
        <w:tc>
          <w:tcPr>
            <w:tcW w:w="1471" w:type="dxa"/>
          </w:tcPr>
          <w:p w14:paraId="0FF386F9" w14:textId="77777777" w:rsidR="007E45D5" w:rsidRDefault="007E45D5" w:rsidP="004E736F"/>
        </w:tc>
        <w:tc>
          <w:tcPr>
            <w:tcW w:w="2564" w:type="dxa"/>
          </w:tcPr>
          <w:p w14:paraId="0C8DA98B" w14:textId="77777777" w:rsidR="007E45D5" w:rsidRDefault="007E45D5" w:rsidP="004E736F"/>
        </w:tc>
        <w:tc>
          <w:tcPr>
            <w:tcW w:w="1270" w:type="dxa"/>
          </w:tcPr>
          <w:p w14:paraId="31ADFDFB" w14:textId="77777777" w:rsidR="007E45D5" w:rsidRDefault="007E45D5" w:rsidP="004E736F"/>
        </w:tc>
        <w:tc>
          <w:tcPr>
            <w:tcW w:w="2610" w:type="dxa"/>
          </w:tcPr>
          <w:p w14:paraId="7AF560C5" w14:textId="77777777" w:rsidR="007E45D5" w:rsidRDefault="007E45D5" w:rsidP="004E736F"/>
        </w:tc>
        <w:tc>
          <w:tcPr>
            <w:tcW w:w="2330" w:type="dxa"/>
          </w:tcPr>
          <w:p w14:paraId="328E568F" w14:textId="77777777" w:rsidR="007E45D5" w:rsidRDefault="007E45D5" w:rsidP="004E736F"/>
        </w:tc>
      </w:tr>
      <w:tr w:rsidR="007E45D5" w14:paraId="545CB816" w14:textId="77777777" w:rsidTr="00B547F3">
        <w:tc>
          <w:tcPr>
            <w:tcW w:w="1471" w:type="dxa"/>
          </w:tcPr>
          <w:p w14:paraId="7DE9EDBE" w14:textId="77777777" w:rsidR="007E45D5" w:rsidRDefault="007E45D5" w:rsidP="004E736F">
            <w:r>
              <w:t>Foliar disease</w:t>
            </w:r>
          </w:p>
        </w:tc>
        <w:tc>
          <w:tcPr>
            <w:tcW w:w="2564" w:type="dxa"/>
          </w:tcPr>
          <w:p w14:paraId="1252874A" w14:textId="77777777" w:rsidR="007E45D5" w:rsidRDefault="007E45D5" w:rsidP="004E736F">
            <w:r>
              <w:t>When left on the soil surface, maize residue harbors inoculants for maize foliar diseases such as XX. Tillage is recommended to reduce inoculant amount (</w:t>
            </w:r>
            <w:r w:rsidRPr="00AE0F0A">
              <w:rPr>
                <w:color w:val="FF0000"/>
              </w:rPr>
              <w:t>CITE</w:t>
            </w:r>
            <w:r>
              <w:t xml:space="preserve">), but it is possible even small amounts of surface residue are sufficient to produce localized foliar diseases at a level that significantly affects maize yields.  </w:t>
            </w:r>
          </w:p>
        </w:tc>
        <w:tc>
          <w:tcPr>
            <w:tcW w:w="1270" w:type="dxa"/>
          </w:tcPr>
          <w:p w14:paraId="031CDFB4" w14:textId="77777777" w:rsidR="007E45D5" w:rsidRDefault="007E45D5" w:rsidP="004E736F">
            <w:r>
              <w:t>3</w:t>
            </w:r>
          </w:p>
        </w:tc>
        <w:tc>
          <w:tcPr>
            <w:tcW w:w="2610" w:type="dxa"/>
          </w:tcPr>
          <w:p w14:paraId="05BEAA40" w14:textId="77777777" w:rsidR="007E45D5" w:rsidRDefault="007E45D5" w:rsidP="004E736F">
            <w:r>
              <w:t xml:space="preserve">Decreased radiation </w:t>
            </w:r>
            <w:proofErr w:type="gramStart"/>
            <w:r>
              <w:t>use</w:t>
            </w:r>
            <w:proofErr w:type="gramEnd"/>
            <w:r>
              <w:t xml:space="preserve"> efficiency (RUE) to simulate foliar disease-induced decrease in plant function</w:t>
            </w:r>
          </w:p>
        </w:tc>
        <w:tc>
          <w:tcPr>
            <w:tcW w:w="2330" w:type="dxa"/>
          </w:tcPr>
          <w:p w14:paraId="7E961305" w14:textId="77777777" w:rsidR="007E45D5" w:rsidRDefault="007E45D5" w:rsidP="004E736F">
            <w:pPr>
              <w:rPr>
                <w:rFonts w:ascii="Calibri" w:hAnsi="Calibri" w:cs="Calibri"/>
                <w:color w:val="000000"/>
              </w:rPr>
            </w:pPr>
            <w:r>
              <w:t xml:space="preserve">Reduced cultivar RUE </w:t>
            </w:r>
          </w:p>
          <w:p w14:paraId="5E64995F" w14:textId="77777777" w:rsidR="007E45D5" w:rsidRDefault="007E45D5" w:rsidP="004E736F">
            <w:r>
              <w:rPr>
                <w:rFonts w:ascii="Calibri" w:hAnsi="Calibri" w:cs="Calibri"/>
                <w:color w:val="000000"/>
              </w:rPr>
              <w:t>from 1.6 to 1.4 for emergence through (</w:t>
            </w:r>
            <w:r w:rsidRPr="00AC5312">
              <w:rPr>
                <w:rFonts w:ascii="Calibri" w:hAnsi="Calibri" w:cs="Calibri"/>
                <w:color w:val="FF0000"/>
              </w:rPr>
              <w:t>Stage 5? What is that in corn terms?</w:t>
            </w:r>
            <w:r>
              <w:rPr>
                <w:rFonts w:ascii="Calibri" w:hAnsi="Calibri" w:cs="Calibri"/>
                <w:color w:val="000000"/>
              </w:rPr>
              <w:t>)</w:t>
            </w:r>
          </w:p>
        </w:tc>
      </w:tr>
      <w:tr w:rsidR="007E45D5" w14:paraId="2DA27E4B" w14:textId="77777777" w:rsidTr="00B547F3">
        <w:tc>
          <w:tcPr>
            <w:tcW w:w="1471" w:type="dxa"/>
          </w:tcPr>
          <w:p w14:paraId="040F1763" w14:textId="77777777" w:rsidR="007E45D5" w:rsidRDefault="007E45D5" w:rsidP="004E736F">
            <w:r>
              <w:lastRenderedPageBreak/>
              <w:t>Compromised root growth and/or function</w:t>
            </w:r>
          </w:p>
        </w:tc>
        <w:tc>
          <w:tcPr>
            <w:tcW w:w="2564" w:type="dxa"/>
          </w:tcPr>
          <w:p w14:paraId="5200D9F3" w14:textId="77777777" w:rsidR="007E45D5" w:rsidRDefault="007E45D5" w:rsidP="004E736F">
            <w:r>
              <w:t>Maize roots from the previous year may support higher levels of soil bacteria harmful to the following year’s maize roots. Additionally, while soil disease inoculants are always present in Corn Belt soils (CITE), cooler temperatures may result in less competition which allows disease to establish and cause higher incidences of root disease. (</w:t>
            </w:r>
            <w:r>
              <w:rPr>
                <w:color w:val="FF0000"/>
              </w:rPr>
              <w:t>Robertson</w:t>
            </w:r>
            <w:r>
              <w:t xml:space="preserve">) </w:t>
            </w:r>
          </w:p>
        </w:tc>
        <w:tc>
          <w:tcPr>
            <w:tcW w:w="1270" w:type="dxa"/>
          </w:tcPr>
          <w:p w14:paraId="05B626D5" w14:textId="77777777" w:rsidR="007E45D5" w:rsidRDefault="007E45D5" w:rsidP="004E736F">
            <w:r>
              <w:t>4</w:t>
            </w:r>
          </w:p>
        </w:tc>
        <w:tc>
          <w:tcPr>
            <w:tcW w:w="2610" w:type="dxa"/>
          </w:tcPr>
          <w:p w14:paraId="37FC6DE8" w14:textId="77777777" w:rsidR="007E45D5" w:rsidRDefault="007E45D5" w:rsidP="004E736F">
            <w:r>
              <w:t>Root front velocity (RFV) to simulate compromised root growth</w:t>
            </w:r>
          </w:p>
        </w:tc>
        <w:tc>
          <w:tcPr>
            <w:tcW w:w="2330" w:type="dxa"/>
          </w:tcPr>
          <w:p w14:paraId="6A111D6B" w14:textId="77777777" w:rsidR="007E45D5" w:rsidRDefault="007E45D5" w:rsidP="004E736F">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w:t>
            </w:r>
            <w:proofErr w:type="spellStart"/>
            <w:r w:rsidRPr="00795874">
              <w:rPr>
                <w:rFonts w:ascii="Calibri" w:eastAsia="Times New Roman" w:hAnsi="Calibri" w:cs="Calibri"/>
                <w:color w:val="000000"/>
              </w:rPr>
              <w:t>root_depth_rate</w:t>
            </w:r>
            <w:proofErr w:type="spellEnd"/>
            <w:r w:rsidRPr="00795874">
              <w:rPr>
                <w:rFonts w:ascii="Calibri" w:eastAsia="Times New Roman" w:hAnsi="Calibri" w:cs="Calibri"/>
                <w:color w:val="000000"/>
              </w:rPr>
              <w:t xml:space="preserve"> </w:t>
            </w:r>
            <w:r>
              <w:rPr>
                <w:rFonts w:ascii="Calibri" w:eastAsia="Times New Roman" w:hAnsi="Calibri" w:cs="Calibri"/>
                <w:color w:val="000000"/>
              </w:rPr>
              <w:t xml:space="preserve">at each stage by 50% </w:t>
            </w:r>
            <w:r w:rsidRPr="00795874">
              <w:rPr>
                <w:rFonts w:ascii="Calibri" w:eastAsia="Times New Roman" w:hAnsi="Calibri" w:cs="Calibri"/>
                <w:color w:val="000000"/>
              </w:rPr>
              <w:t>to 2.5, 4.5, 17, 17, 15, 10</w:t>
            </w:r>
          </w:p>
        </w:tc>
      </w:tr>
      <w:tr w:rsidR="007E45D5" w14:paraId="51DB9353" w14:textId="77777777" w:rsidTr="00B547F3">
        <w:tc>
          <w:tcPr>
            <w:tcW w:w="1471" w:type="dxa"/>
          </w:tcPr>
          <w:p w14:paraId="4DD3D6B7" w14:textId="77777777" w:rsidR="007E45D5" w:rsidRDefault="007E45D5" w:rsidP="004E736F"/>
        </w:tc>
        <w:tc>
          <w:tcPr>
            <w:tcW w:w="2564" w:type="dxa"/>
          </w:tcPr>
          <w:p w14:paraId="52E111A8" w14:textId="77777777" w:rsidR="007E45D5" w:rsidRDefault="007E45D5" w:rsidP="004E736F"/>
        </w:tc>
        <w:tc>
          <w:tcPr>
            <w:tcW w:w="1270" w:type="dxa"/>
          </w:tcPr>
          <w:p w14:paraId="1F6F3871" w14:textId="77777777" w:rsidR="007E45D5" w:rsidRDefault="007E45D5" w:rsidP="004E736F">
            <w:r>
              <w:t>5</w:t>
            </w:r>
          </w:p>
        </w:tc>
        <w:tc>
          <w:tcPr>
            <w:tcW w:w="2610" w:type="dxa"/>
          </w:tcPr>
          <w:p w14:paraId="08D51BCC" w14:textId="77777777" w:rsidR="007E45D5" w:rsidRDefault="007E45D5" w:rsidP="004E736F">
            <w:r>
              <w:t xml:space="preserve">Root </w:t>
            </w:r>
            <w:del w:id="16" w:author="Sotirios Archontoulis" w:date="2021-07-11T12:49:00Z">
              <w:r w:rsidDel="0038047E">
                <w:delText xml:space="preserve">absorption </w:delText>
              </w:r>
            </w:del>
            <w:ins w:id="17" w:author="Sotirios Archontoulis" w:date="2021-07-11T12:49:00Z">
              <w:r>
                <w:t xml:space="preserve">water uptake </w:t>
              </w:r>
            </w:ins>
            <w:r>
              <w:t>efficiency to simulate compromised root function</w:t>
            </w:r>
          </w:p>
        </w:tc>
        <w:tc>
          <w:tcPr>
            <w:tcW w:w="2330" w:type="dxa"/>
          </w:tcPr>
          <w:p w14:paraId="7298254B" w14:textId="77777777" w:rsidR="007E45D5" w:rsidRDefault="007E45D5" w:rsidP="004E736F">
            <w:pPr>
              <w:rPr>
                <w:rFonts w:ascii="Calibri" w:eastAsia="Times New Roman" w:hAnsi="Calibri" w:cs="Calibri"/>
                <w:color w:val="000000"/>
              </w:rPr>
            </w:pPr>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maize KL(/day) from 0.08 to 0.05 in all </w:t>
            </w:r>
            <w:r>
              <w:rPr>
                <w:rFonts w:ascii="Calibri" w:eastAsia="Times New Roman" w:hAnsi="Calibri" w:cs="Calibri"/>
                <w:color w:val="000000"/>
              </w:rPr>
              <w:t xml:space="preserve">soil </w:t>
            </w:r>
            <w:r w:rsidRPr="00795874">
              <w:rPr>
                <w:rFonts w:ascii="Calibri" w:eastAsia="Times New Roman" w:hAnsi="Calibri" w:cs="Calibri"/>
                <w:color w:val="000000"/>
              </w:rPr>
              <w:t>layers down to 120</w:t>
            </w:r>
            <w:r>
              <w:rPr>
                <w:rFonts w:ascii="Calibri" w:eastAsia="Times New Roman" w:hAnsi="Calibri" w:cs="Calibri"/>
                <w:color w:val="000000"/>
              </w:rPr>
              <w:t xml:space="preserve"> cm</w:t>
            </w:r>
          </w:p>
        </w:tc>
      </w:tr>
      <w:tr w:rsidR="007E45D5" w14:paraId="2AD217EF" w14:textId="77777777" w:rsidTr="00B547F3">
        <w:tc>
          <w:tcPr>
            <w:tcW w:w="1471" w:type="dxa"/>
          </w:tcPr>
          <w:p w14:paraId="6FAFB256" w14:textId="77777777" w:rsidR="007E45D5" w:rsidRDefault="007E45D5" w:rsidP="004E736F">
            <w:r>
              <w:t>Decreased early plant growth</w:t>
            </w:r>
          </w:p>
        </w:tc>
        <w:tc>
          <w:tcPr>
            <w:tcW w:w="2564" w:type="dxa"/>
          </w:tcPr>
          <w:p w14:paraId="42598F9E" w14:textId="77777777" w:rsidR="007E45D5" w:rsidRDefault="007E45D5" w:rsidP="004E736F">
            <w:r>
              <w:t xml:space="preserve">More challenging early season conditions may lead to decreased early season plant growth, which would be expressed as a decrease in kernel number. </w:t>
            </w:r>
          </w:p>
        </w:tc>
        <w:tc>
          <w:tcPr>
            <w:tcW w:w="1270" w:type="dxa"/>
          </w:tcPr>
          <w:p w14:paraId="00E77C57" w14:textId="77777777" w:rsidR="007E45D5" w:rsidRDefault="007E45D5" w:rsidP="004E736F">
            <w:r>
              <w:t>6</w:t>
            </w:r>
          </w:p>
        </w:tc>
        <w:tc>
          <w:tcPr>
            <w:tcW w:w="2610" w:type="dxa"/>
          </w:tcPr>
          <w:p w14:paraId="4B99C436" w14:textId="77777777" w:rsidR="007E45D5" w:rsidRDefault="007E45D5" w:rsidP="004E736F">
            <w:r>
              <w:t>Decreased potential kernel number to simulate disease- or residue-induced decreases in early plant growth</w:t>
            </w:r>
          </w:p>
        </w:tc>
        <w:tc>
          <w:tcPr>
            <w:tcW w:w="2330" w:type="dxa"/>
          </w:tcPr>
          <w:p w14:paraId="650924B5" w14:textId="77777777" w:rsidR="007E45D5" w:rsidRDefault="007E45D5" w:rsidP="004E736F">
            <w:pPr>
              <w:rPr>
                <w:rFonts w:ascii="Calibri" w:eastAsia="Times New Roman" w:hAnsi="Calibri" w:cs="Calibri"/>
                <w:color w:val="000000"/>
              </w:rPr>
            </w:pPr>
            <w:r>
              <w:rPr>
                <w:rFonts w:ascii="Calibri" w:eastAsia="Times New Roman" w:hAnsi="Calibri" w:cs="Calibri"/>
                <w:color w:val="000000"/>
              </w:rPr>
              <w:t>L</w:t>
            </w:r>
            <w:r w:rsidRPr="00795874">
              <w:rPr>
                <w:rFonts w:ascii="Calibri" w:eastAsia="Times New Roman" w:hAnsi="Calibri" w:cs="Calibri"/>
                <w:color w:val="000000"/>
              </w:rPr>
              <w:t xml:space="preserve">owered </w:t>
            </w:r>
            <w:proofErr w:type="spellStart"/>
            <w:r w:rsidRPr="00795874">
              <w:rPr>
                <w:rFonts w:ascii="Calibri" w:eastAsia="Times New Roman" w:hAnsi="Calibri" w:cs="Calibri"/>
                <w:color w:val="000000"/>
              </w:rPr>
              <w:t>head_grain_no_max</w:t>
            </w:r>
            <w:proofErr w:type="spellEnd"/>
            <w:r w:rsidRPr="00795874">
              <w:rPr>
                <w:rFonts w:ascii="Calibri" w:eastAsia="Times New Roman" w:hAnsi="Calibri" w:cs="Calibri"/>
                <w:color w:val="000000"/>
              </w:rPr>
              <w:t xml:space="preserve"> from 770 to 720</w:t>
            </w:r>
          </w:p>
        </w:tc>
      </w:tr>
      <w:tr w:rsidR="007E45D5" w14:paraId="0E897168" w14:textId="77777777" w:rsidTr="00B547F3">
        <w:tc>
          <w:tcPr>
            <w:tcW w:w="1471" w:type="dxa"/>
          </w:tcPr>
          <w:p w14:paraId="58ED000B" w14:textId="77777777" w:rsidR="007E45D5" w:rsidRDefault="007E45D5" w:rsidP="004E736F">
            <w:r>
              <w:t>Insufficient soil water recharge following maize</w:t>
            </w:r>
          </w:p>
        </w:tc>
        <w:tc>
          <w:tcPr>
            <w:tcW w:w="2564" w:type="dxa"/>
          </w:tcPr>
          <w:p w14:paraId="17278622" w14:textId="77777777" w:rsidR="007E45D5" w:rsidRDefault="007E45D5" w:rsidP="004E736F">
            <w:r>
              <w:t xml:space="preserve">It is possible in some environments the soil water legacy of the previous year’s maize crop limits the amount of water available for the continuous maize system’s subsequent maize crop.  </w:t>
            </w:r>
          </w:p>
        </w:tc>
        <w:tc>
          <w:tcPr>
            <w:tcW w:w="1270" w:type="dxa"/>
          </w:tcPr>
          <w:p w14:paraId="62517B8D" w14:textId="77777777" w:rsidR="007E45D5" w:rsidRDefault="007E45D5" w:rsidP="004E736F">
            <w:r>
              <w:t>NA</w:t>
            </w:r>
          </w:p>
        </w:tc>
        <w:tc>
          <w:tcPr>
            <w:tcW w:w="2610" w:type="dxa"/>
          </w:tcPr>
          <w:p w14:paraId="6AFDA8B6" w14:textId="77777777" w:rsidR="007E45D5" w:rsidRDefault="007E45D5" w:rsidP="004E736F">
            <w:r>
              <w:t>Soil water at X and X depths</w:t>
            </w:r>
          </w:p>
        </w:tc>
        <w:tc>
          <w:tcPr>
            <w:tcW w:w="2330" w:type="dxa"/>
          </w:tcPr>
          <w:p w14:paraId="203E3BD1" w14:textId="77777777" w:rsidR="007E45D5" w:rsidRDefault="007E45D5" w:rsidP="004E736F">
            <w:r>
              <w:t>Quantified instances when soil water profile achieved soil water contents above field capacity before planting in the maize phase of continuous- and rotated-maize systems</w:t>
            </w:r>
          </w:p>
        </w:tc>
      </w:tr>
    </w:tbl>
    <w:p w14:paraId="49D06A43" w14:textId="77777777" w:rsidR="007E45D5" w:rsidRPr="007A1C67" w:rsidRDefault="007E45D5" w:rsidP="007A1C67">
      <w:r>
        <w:t xml:space="preserve">  </w:t>
      </w:r>
    </w:p>
    <w:p w14:paraId="5B89711E" w14:textId="77777777" w:rsidR="007E45D5" w:rsidRPr="001D7219" w:rsidRDefault="007E45D5" w:rsidP="002C3712">
      <w:r>
        <w:t>While results varied by site, delayed emergence (Scenario 2) produced consistently impractical results with regards to the continuous maize penalty, as shown in the results from site IA-3 (</w:t>
      </w:r>
      <w:r>
        <w:fldChar w:fldCharType="begin"/>
      </w:r>
      <w:r>
        <w:instrText xml:space="preserve"> REF _Ref76632762 \h </w:instrText>
      </w:r>
      <w:r>
        <w:fldChar w:fldCharType="separate"/>
      </w:r>
      <w:r>
        <w:t xml:space="preserve">Figure </w:t>
      </w:r>
      <w:r>
        <w:rPr>
          <w:noProof/>
        </w:rPr>
        <w:t>7</w:t>
      </w:r>
      <w:r>
        <w:fldChar w:fldCharType="end"/>
      </w:r>
      <w:r>
        <w:t xml:space="preserve">). Within error, all other scenarios had feasible effects on continuous maize yields. When </w:t>
      </w:r>
      <w:proofErr w:type="gramStart"/>
      <w:r>
        <w:t>all of</w:t>
      </w:r>
      <w:proofErr w:type="gramEnd"/>
      <w:r>
        <w:t xml:space="preserve"> the individual parameter changes were combined, the mean observed penalty was comparable to the experimentally observed penalty. </w:t>
      </w:r>
    </w:p>
    <w:p w14:paraId="42C57180" w14:textId="77777777" w:rsidR="007E45D5" w:rsidRPr="001D7219" w:rsidRDefault="007E45D5" w:rsidP="005E51AE">
      <w:pPr>
        <w:rPr>
          <w:sz w:val="24"/>
          <w:szCs w:val="24"/>
        </w:rPr>
      </w:pPr>
    </w:p>
    <w:p w14:paraId="7B3B5DCA" w14:textId="77777777" w:rsidR="00B547F3" w:rsidRDefault="00B547F3" w:rsidP="00B547F3">
      <w:pPr>
        <w:keepNext/>
      </w:pPr>
      <w:r>
        <w:rPr>
          <w:noProof/>
        </w:rPr>
        <w:lastRenderedPageBreak/>
        <w:drawing>
          <wp:inline distT="0" distB="0" distL="0" distR="0" wp14:anchorId="5A9E4D6F" wp14:editId="060D770A">
            <wp:extent cx="5943600" cy="3302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F89F58F" w14:textId="5509A116" w:rsidR="00B547F3" w:rsidRPr="001D7219" w:rsidRDefault="00B547F3" w:rsidP="00B547F3">
      <w:pPr>
        <w:pStyle w:val="Caption"/>
        <w:rPr>
          <w:sz w:val="24"/>
          <w:szCs w:val="24"/>
        </w:rPr>
      </w:pPr>
      <w:bookmarkStart w:id="18" w:name="_Ref76632762"/>
      <w:bookmarkStart w:id="19" w:name="_Ref76632725"/>
      <w:commentRangeStart w:id="20"/>
      <w:r>
        <w:t xml:space="preserve">Figure </w:t>
      </w:r>
      <w:commentRangeEnd w:id="20"/>
      <w:r>
        <w:rPr>
          <w:rStyle w:val="CommentReference"/>
          <w:iCs w:val="0"/>
          <w:color w:val="auto"/>
        </w:rPr>
        <w:commentReference w:id="20"/>
      </w:r>
      <w:r>
        <w:fldChar w:fldCharType="begin"/>
      </w:r>
      <w:r>
        <w:instrText xml:space="preserve"> SEQ Figure \* ARABIC </w:instrText>
      </w:r>
      <w:r>
        <w:fldChar w:fldCharType="separate"/>
      </w:r>
      <w:r w:rsidR="005C5838">
        <w:rPr>
          <w:noProof/>
        </w:rPr>
        <w:t>8</w:t>
      </w:r>
      <w:r>
        <w:rPr>
          <w:noProof/>
        </w:rPr>
        <w:fldChar w:fldCharType="end"/>
      </w:r>
      <w:bookmarkEnd w:id="18"/>
      <w:r>
        <w:t xml:space="preserve"> Site IA-3 experimentally observed penalties (yellow bars) with 95% confidence intervals (vertical lines) ordered from largest to smallest compared to baseline model parameters (green bars), scenarios (</w:t>
      </w:r>
      <w:r>
        <w:fldChar w:fldCharType="begin"/>
      </w:r>
      <w:r>
        <w:instrText xml:space="preserve"> REF _Ref76631113 \h </w:instrText>
      </w:r>
      <w:r>
        <w:fldChar w:fldCharType="separate"/>
      </w:r>
      <w:r>
        <w:t xml:space="preserve">Table </w:t>
      </w:r>
      <w:r>
        <w:rPr>
          <w:noProof/>
        </w:rPr>
        <w:t>4</w:t>
      </w:r>
      <w:r>
        <w:fldChar w:fldCharType="end"/>
      </w:r>
      <w:r>
        <w:t>), and a combination of scenarios excluding delayed emergence (dark blue bars)</w:t>
      </w:r>
      <w:bookmarkEnd w:id="19"/>
      <w:r>
        <w:t xml:space="preserve"> </w:t>
      </w:r>
    </w:p>
    <w:p w14:paraId="18181021" w14:textId="77777777" w:rsidR="007E45D5" w:rsidRDefault="007E45D5" w:rsidP="005E57F7">
      <w:r>
        <w:t>There is limited data available to corroborate the model’s identification of feasible pathways. While reduced plant number was a feasible scenario, s</w:t>
      </w:r>
      <w:r w:rsidRPr="00FD50E2">
        <w:t xml:space="preserve">everal multi-site and multi-year </w:t>
      </w:r>
      <w:r>
        <w:t>studies have not found significant differences in maize stand counts in monoculture and maize-soybean rotations (</w:t>
      </w:r>
      <w:r w:rsidRPr="00FD50E2">
        <w:rPr>
          <w:color w:val="FF0000"/>
        </w:rPr>
        <w:t>Licht, unpublished</w:t>
      </w:r>
      <w:r>
        <w:rPr>
          <w:color w:val="FF0000"/>
        </w:rPr>
        <w:t xml:space="preserve">, </w:t>
      </w:r>
      <w:r w:rsidRPr="005E57F7">
        <w:rPr>
          <w:color w:val="FF0000"/>
        </w:rPr>
        <w:t>Griffith 1988</w:t>
      </w:r>
      <w:r w:rsidRPr="00FD50E2">
        <w:t>).</w:t>
      </w:r>
      <w:r>
        <w:t xml:space="preserve"> </w:t>
      </w:r>
    </w:p>
    <w:p w14:paraId="6E2F7DEE" w14:textId="77777777" w:rsidR="007E45D5" w:rsidRDefault="007E45D5" w:rsidP="005E57F7">
      <w:r w:rsidRPr="00FD50E2">
        <w:t>Several studies suggest maize roots are indeed different in maize monocultures compared to rotated systems</w:t>
      </w:r>
      <w:r>
        <w:t>, but the form of that difference is not clear</w:t>
      </w:r>
      <w:r w:rsidRPr="00FD50E2">
        <w:t>. A Wisconsin study show</w:t>
      </w:r>
      <w:r>
        <w:t>ed</w:t>
      </w:r>
      <w:r w:rsidRPr="00FD50E2">
        <w:t xml:space="preserve"> more root length, as well as a higher percentage of necrotic roots</w:t>
      </w:r>
      <w:r>
        <w:t>,</w:t>
      </w:r>
      <w:r w:rsidRPr="00FD50E2">
        <w:t xml:space="preserve"> in maize monocultures compared to diverse rotations at 0-15 cm depths</w:t>
      </w:r>
      <w:r>
        <w:t>, with the authors hypothesizing the increased root length was a response to poor root health in maize monocultures (</w:t>
      </w:r>
      <w:r w:rsidRPr="005E57F7">
        <w:rPr>
          <w:color w:val="FF0000"/>
        </w:rPr>
        <w:t>Goldstein</w:t>
      </w:r>
      <w:r>
        <w:t xml:space="preserve">). </w:t>
      </w:r>
      <w:r w:rsidRPr="00FD50E2">
        <w:t xml:space="preserve">Additionally, the author found the monoculture maize had higher soil residual N at harvest compared to the maize-soybean rotation, suggesting that while N was </w:t>
      </w:r>
      <w:r>
        <w:t xml:space="preserve">available </w:t>
      </w:r>
      <w:r w:rsidRPr="00FD50E2">
        <w:t>it may not have been captured by the maize plant due to compromised root function. A study done in Minnesota</w:t>
      </w:r>
      <w:ins w:id="21" w:author="Mitch Baum" w:date="2021-07-15T14:14:00Z">
        <w:r>
          <w:t>,</w:t>
        </w:r>
      </w:ins>
      <w:r w:rsidRPr="00FD50E2">
        <w:t xml:space="preserve"> </w:t>
      </w:r>
      <w:proofErr w:type="gramStart"/>
      <w:r w:rsidRPr="00FD50E2">
        <w:t>likewise</w:t>
      </w:r>
      <w:proofErr w:type="gramEnd"/>
      <w:r w:rsidRPr="00FD50E2">
        <w:t xml:space="preserve"> found </w:t>
      </w:r>
      <w:r>
        <w:t xml:space="preserve">maize grown in a </w:t>
      </w:r>
      <w:r w:rsidRPr="00FD50E2">
        <w:t>monoculture had higher root length densities in the top 0-12.5 cm, but had less root length density than maize rotated with soybean below that depth.</w:t>
      </w:r>
      <w:r>
        <w:t xml:space="preserve"> A recent study in Iowa found XX (</w:t>
      </w:r>
      <w:r w:rsidRPr="00850E36">
        <w:rPr>
          <w:color w:val="FF0000"/>
        </w:rPr>
        <w:t>Sotiris is that data published?</w:t>
      </w:r>
      <w:r>
        <w:t>). Studies in Minnesota and Wisconsin showed higher populations of arbuscular mycorrhizae fungi in continuous maize compared to rotated maize, which are negatively correlated with maize yields (</w:t>
      </w:r>
      <w:r w:rsidRPr="00850E36">
        <w:rPr>
          <w:color w:val="FF0000"/>
        </w:rPr>
        <w:t>Chamerlain2021, Johnson1992</w:t>
      </w:r>
      <w:r>
        <w:t xml:space="preserve">). </w:t>
      </w:r>
    </w:p>
    <w:p w14:paraId="2EFEF94A" w14:textId="77777777" w:rsidR="007E45D5" w:rsidRDefault="007E45D5" w:rsidP="005E57F7">
      <w:r>
        <w:t>Surface residue has well-documented effects on the incidence of foliar diseases in maize (</w:t>
      </w:r>
      <w:r w:rsidRPr="00C11710">
        <w:rPr>
          <w:color w:val="FF0000"/>
        </w:rPr>
        <w:t>Robertson2007</w:t>
      </w:r>
      <w:r>
        <w:t xml:space="preserve">). </w:t>
      </w:r>
    </w:p>
    <w:p w14:paraId="06AE6008" w14:textId="77777777" w:rsidR="007E45D5" w:rsidRDefault="007E45D5" w:rsidP="00C11710">
      <w:r>
        <w:t xml:space="preserve">To our knowledge there are no growth analysis comparisons of maize grown in monoculture compared to in rotation, nor comparisons of yield components of maize grown in the two systems. Therefore, </w:t>
      </w:r>
      <w:r>
        <w:lastRenderedPageBreak/>
        <w:t xml:space="preserve">while reduced potential kernel number from lower rates of early season maize growth is feasible, there is limited experimental data to support or refute it as a driver of the penalty. </w:t>
      </w:r>
    </w:p>
    <w:p w14:paraId="6AA6C5B5" w14:textId="77777777" w:rsidR="007E45D5" w:rsidRPr="00FD50E2" w:rsidRDefault="007E45D5" w:rsidP="00C11710">
      <w:r w:rsidRPr="00FD50E2">
        <w:t>In addition to APSIM’s predictions that delayed germination is an unlikely consistent driver of the penalty, field studies likewise show negligible effects of maize residue on maize plant germination timing versus soybean residue (</w:t>
      </w:r>
      <w:r w:rsidRPr="00FD50E2">
        <w:rPr>
          <w:color w:val="FF0000"/>
        </w:rPr>
        <w:t xml:space="preserve">Kaspar1990, </w:t>
      </w:r>
      <w:r>
        <w:rPr>
          <w:color w:val="FF0000"/>
        </w:rPr>
        <w:t>Shen2018</w:t>
      </w:r>
      <w:r w:rsidRPr="00FD50E2">
        <w:t>)</w:t>
      </w:r>
      <w:r>
        <w:t xml:space="preserve">. </w:t>
      </w:r>
    </w:p>
    <w:p w14:paraId="1AFB9071" w14:textId="77777777" w:rsidR="007E45D5" w:rsidRDefault="007E45D5" w:rsidP="005E57F7"/>
    <w:p w14:paraId="3FE0F0CE" w14:textId="77777777" w:rsidR="007E45D5" w:rsidRDefault="007E45D5" w:rsidP="0024701C">
      <w:pPr>
        <w:pStyle w:val="Heading3"/>
      </w:pPr>
      <w:commentRangeStart w:id="22"/>
      <w:commentRangeStart w:id="23"/>
      <w:commentRangeStart w:id="24"/>
      <w:r>
        <w:t xml:space="preserve">Dynamic script testing </w:t>
      </w:r>
      <w:commentRangeEnd w:id="22"/>
      <w:r>
        <w:rPr>
          <w:rStyle w:val="CommentReference"/>
          <w:rFonts w:asciiTheme="minorHAnsi" w:eastAsiaTheme="minorHAnsi" w:hAnsiTheme="minorHAnsi" w:cstheme="minorBidi"/>
          <w:color w:val="auto"/>
        </w:rPr>
        <w:commentReference w:id="22"/>
      </w:r>
      <w:commentRangeEnd w:id="23"/>
      <w:r>
        <w:rPr>
          <w:rStyle w:val="CommentReference"/>
          <w:rFonts w:asciiTheme="minorHAnsi" w:eastAsiaTheme="minorHAnsi" w:hAnsiTheme="minorHAnsi" w:cstheme="minorBidi"/>
          <w:color w:val="auto"/>
        </w:rPr>
        <w:commentReference w:id="23"/>
      </w:r>
      <w:commentRangeEnd w:id="24"/>
      <w:r>
        <w:rPr>
          <w:rStyle w:val="CommentReference"/>
          <w:rFonts w:asciiTheme="minorHAnsi" w:eastAsiaTheme="minorHAnsi" w:hAnsiTheme="minorHAnsi" w:cstheme="minorBidi"/>
          <w:color w:val="auto"/>
        </w:rPr>
        <w:commentReference w:id="24"/>
      </w:r>
    </w:p>
    <w:p w14:paraId="3382D9B1" w14:textId="77777777" w:rsidR="007E45D5" w:rsidRDefault="007E45D5" w:rsidP="0024701C">
      <w:r>
        <w:t xml:space="preserve">The analysis of the experimental data indicated site-by-year interactions are a major contributor to variation in the observed penalty. We therefore implemented scripts to dynamically change parameter values based on surface residue amounts, soil temperature tracking, and soil moisture tracking. However, we found it difficult to assess whether this </w:t>
      </w:r>
      <w:proofErr w:type="spellStart"/>
      <w:r>
        <w:t>dynamicis</w:t>
      </w:r>
      <w:proofErr w:type="spellEnd"/>
      <w:del w:id="25" w:author="Sotirios Archontoulis" w:date="2021-07-11T12:52:00Z">
        <w:r w:rsidDel="0038047E">
          <w:delText>m</w:delText>
        </w:r>
      </w:del>
      <w:r>
        <w:t xml:space="preserve"> improved model predictions because of the uncertainty around the measured penalty sizes. While the mean observed penalty </w:t>
      </w:r>
      <w:commentRangeStart w:id="26"/>
      <w:r>
        <w:t>was 1.0 Mg ha-1, the average standard deviation for the sites where that information was available was 0.7 Mg ha-1.</w:t>
      </w:r>
      <w:commentRangeEnd w:id="26"/>
      <w:r>
        <w:rPr>
          <w:rStyle w:val="CommentReference"/>
        </w:rPr>
        <w:commentReference w:id="26"/>
      </w:r>
      <w:r>
        <w:t xml:space="preserve"> Therefore, while the dynamic implementation of penalties in the model affected the predicted penalty,  and in many cases improved the overall site-average prediction of the penalty (supplementary material), the size of the penalty was not known with enough precision to identify the optimal script parameters for capturing the year-to-year variation. </w:t>
      </w:r>
    </w:p>
    <w:p w14:paraId="3DE62063" w14:textId="77777777" w:rsidR="007E45D5" w:rsidRDefault="007E45D5" w:rsidP="00B82DF9">
      <w:pPr>
        <w:pStyle w:val="Heading3"/>
      </w:pPr>
      <w:r>
        <w:t>Path analysis (need to think if this provides any new insight or not…)</w:t>
      </w:r>
    </w:p>
    <w:p w14:paraId="40753B93" w14:textId="77777777" w:rsidR="007E45D5" w:rsidRPr="005E57F7" w:rsidRDefault="007E45D5" w:rsidP="00561D30">
      <w:r w:rsidRPr="005E57F7">
        <w:t xml:space="preserve">To assess the relative strength of each pathway, we first created a simplified directed </w:t>
      </w:r>
      <w:proofErr w:type="spellStart"/>
      <w:r w:rsidRPr="005E57F7">
        <w:t>acyclical</w:t>
      </w:r>
      <w:proofErr w:type="spellEnd"/>
      <w:r w:rsidRPr="005E57F7">
        <w:t xml:space="preserve"> graph for path analysis (</w:t>
      </w:r>
      <w:proofErr w:type="spellStart"/>
      <w:r w:rsidRPr="005E57F7">
        <w:rPr>
          <w:color w:val="FF0000"/>
        </w:rPr>
        <w:t>SmithSEMpaper</w:t>
      </w:r>
      <w:proofErr w:type="spellEnd"/>
      <w:r w:rsidRPr="005E57F7">
        <w:t>). To simplify the diagram into a form that was analyzable using available data but still provided value, we used a combination of the modelling and literature review results</w:t>
      </w:r>
      <w:r>
        <w:t xml:space="preserve"> (</w:t>
      </w:r>
      <w:r>
        <w:fldChar w:fldCharType="begin"/>
      </w:r>
      <w:r>
        <w:instrText xml:space="preserve"> REF _Ref76728960 \h </w:instrText>
      </w:r>
      <w:r>
        <w:fldChar w:fldCharType="separate"/>
      </w:r>
      <w:r>
        <w:t xml:space="preserve">Figure </w:t>
      </w:r>
      <w:r>
        <w:rPr>
          <w:noProof/>
        </w:rPr>
        <w:t>8</w:t>
      </w:r>
      <w:r>
        <w:fldChar w:fldCharType="end"/>
      </w:r>
      <w:r>
        <w:t>)</w:t>
      </w:r>
      <w:r w:rsidRPr="005E57F7">
        <w:t xml:space="preserve">. </w:t>
      </w:r>
    </w:p>
    <w:p w14:paraId="6C7B466C" w14:textId="77777777" w:rsidR="007E45D5" w:rsidRDefault="007E45D5" w:rsidP="00FD50E2">
      <w:pPr>
        <w:keepNext/>
      </w:pPr>
      <w:r>
        <w:rPr>
          <w:noProof/>
        </w:rPr>
        <w:lastRenderedPageBreak/>
        <w:drawing>
          <wp:inline distT="0" distB="0" distL="0" distR="0" wp14:anchorId="2CCF74C5" wp14:editId="2DBF703A">
            <wp:extent cx="5943600" cy="398018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943600" cy="3980180"/>
                    </a:xfrm>
                    <a:prstGeom prst="rect">
                      <a:avLst/>
                    </a:prstGeom>
                  </pic:spPr>
                </pic:pic>
              </a:graphicData>
            </a:graphic>
          </wp:inline>
        </w:drawing>
      </w:r>
    </w:p>
    <w:p w14:paraId="50499D23" w14:textId="27C101E9" w:rsidR="007E45D5" w:rsidRPr="0024701C" w:rsidRDefault="007E45D5" w:rsidP="00FD50E2">
      <w:pPr>
        <w:pStyle w:val="Caption"/>
        <w:rPr>
          <w:i/>
          <w:iCs w:val="0"/>
        </w:rPr>
      </w:pPr>
      <w:bookmarkStart w:id="27" w:name="_Ref76728960"/>
      <w:r>
        <w:t xml:space="preserve">Figure </w:t>
      </w:r>
      <w:fldSimple w:instr=" SEQ Figure \* ARABIC ">
        <w:r w:rsidR="005C5838">
          <w:rPr>
            <w:noProof/>
          </w:rPr>
          <w:t>9</w:t>
        </w:r>
      </w:fldSimple>
      <w:bookmarkEnd w:id="27"/>
      <w:r>
        <w:t xml:space="preserve"> Causal diagram representing hypothesized effects of a previous maize crop on the following maize yield penalty used for path analysis. Gray boxes indicate unmeasured aspects without indicator metrics available, yellow boxes represent aspects that were either directly measured or have indicator metrics available (pink boxes). </w:t>
      </w:r>
    </w:p>
    <w:p w14:paraId="331E23F4" w14:textId="77777777" w:rsidR="007E45D5" w:rsidRPr="00FD50E2" w:rsidRDefault="007E45D5" w:rsidP="00561D30">
      <w:r>
        <w:t xml:space="preserve">Results from the path analysis show as soil N increases, as represented by continuous maize yields at 0 N, the penalty decreases….no I don’t think this is helpful.  </w:t>
      </w:r>
    </w:p>
    <w:p w14:paraId="2656121F" w14:textId="77777777" w:rsidR="007E45D5" w:rsidRDefault="007E45D5" w:rsidP="00561D30"/>
    <w:p w14:paraId="4F01F7DE" w14:textId="10C6CAAC" w:rsidR="007E45D5" w:rsidRDefault="0027159C" w:rsidP="0027159C">
      <w:pPr>
        <w:pStyle w:val="Heading2"/>
      </w:pPr>
      <w:r>
        <w:t>Synthesis</w:t>
      </w:r>
    </w:p>
    <w:p w14:paraId="1ABF1E5C" w14:textId="30FC6107" w:rsidR="007F73DD" w:rsidRDefault="007F73DD" w:rsidP="007F73DD"/>
    <w:p w14:paraId="5D230675" w14:textId="503D3EF9" w:rsidR="007F73DD" w:rsidRPr="007F73DD" w:rsidRDefault="007F73DD" w:rsidP="007F73DD">
      <w:r>
        <w:t>Negative affect of corn (crookston1988), not an enhancing effect of soybean (compared fallow, soybean, a soybean-derived chemical)</w:t>
      </w:r>
    </w:p>
    <w:p w14:paraId="198ED9DD" w14:textId="77777777" w:rsidR="007E45D5" w:rsidRDefault="007E45D5" w:rsidP="00554F96"/>
    <w:p w14:paraId="1848C170" w14:textId="77777777" w:rsidR="007E45D5" w:rsidRDefault="007E45D5" w:rsidP="00554F96">
      <w:commentRangeStart w:id="28"/>
      <w:ins w:id="29" w:author="Sotirios Archontoulis" w:date="2021-07-11T12:54:00Z">
        <w:r>
          <w:t xml:space="preserve">This </w:t>
        </w:r>
      </w:ins>
      <w:commentRangeEnd w:id="28"/>
      <w:r>
        <w:rPr>
          <w:rStyle w:val="CommentReference"/>
        </w:rPr>
        <w:commentReference w:id="28"/>
      </w:r>
      <w:ins w:id="30" w:author="Sotirios Archontoulis" w:date="2021-07-11T12:54:00Z">
        <w:r>
          <w:t>study used APSIM as a tool to understand a well observed phenomenon, the CC penalty</w:t>
        </w:r>
      </w:ins>
      <w:ins w:id="31" w:author="Sotirios Archontoulis" w:date="2021-07-11T12:55:00Z">
        <w:r>
          <w:t>, that impacts x% of the US Corn Belt maize land</w:t>
        </w:r>
      </w:ins>
      <w:ins w:id="32" w:author="Sotirios Archontoulis" w:date="2021-07-11T12:54:00Z">
        <w:r>
          <w:t xml:space="preserve">. </w:t>
        </w:r>
      </w:ins>
      <w:ins w:id="33" w:author="Sotirios Archontoulis" w:date="2021-07-11T12:55:00Z">
        <w:r>
          <w:t xml:space="preserve">Long term </w:t>
        </w:r>
      </w:ins>
      <w:ins w:id="34" w:author="Sotirios Archontoulis" w:date="2021-07-11T12:56:00Z">
        <w:r>
          <w:t>field</w:t>
        </w:r>
      </w:ins>
      <w:ins w:id="35" w:author="Sotirios Archontoulis" w:date="2021-07-11T12:55:00Z">
        <w:r>
          <w:t xml:space="preserve"> data </w:t>
        </w:r>
      </w:ins>
      <w:ins w:id="36" w:author="Sotirios Archontoulis" w:date="2021-07-11T12:56:00Z">
        <w:r>
          <w:t xml:space="preserve">indicated that the CC penalty remains constant over two decades of farming. </w:t>
        </w:r>
      </w:ins>
      <w:commentRangeStart w:id="37"/>
      <w:r>
        <w:t>Based on the data available, it is not possible to say whether the maize yield increases over time are due to weather, increased yield potential of newer varieties, management changes etc. Exploring the drivers of increases in Midwestern maize yields over time has been the subject of multiple investigations (</w:t>
      </w:r>
      <w:proofErr w:type="spellStart"/>
      <w:r w:rsidRPr="006E5AA7">
        <w:rPr>
          <w:color w:val="FF0000"/>
        </w:rPr>
        <w:t>Tollenar</w:t>
      </w:r>
      <w:proofErr w:type="spellEnd"/>
      <w:r w:rsidRPr="006E5AA7">
        <w:rPr>
          <w:color w:val="FF0000"/>
        </w:rPr>
        <w:t xml:space="preserve"> et al. 2017, </w:t>
      </w:r>
      <w:r>
        <w:rPr>
          <w:color w:val="FF0000"/>
        </w:rPr>
        <w:t xml:space="preserve">Assefa et al. 2018, </w:t>
      </w:r>
      <w:proofErr w:type="spellStart"/>
      <w:r w:rsidRPr="006E5AA7">
        <w:rPr>
          <w:color w:val="FF0000"/>
        </w:rPr>
        <w:t>Kucharik</w:t>
      </w:r>
      <w:proofErr w:type="spellEnd"/>
      <w:r w:rsidRPr="006E5AA7">
        <w:rPr>
          <w:color w:val="FF0000"/>
        </w:rPr>
        <w:t xml:space="preserve"> 2008, Lobe</w:t>
      </w:r>
      <w:r w:rsidRPr="00BF010F">
        <w:rPr>
          <w:color w:val="FF0000"/>
        </w:rPr>
        <w:t>ll and Burney 2021</w:t>
      </w:r>
      <w:r>
        <w:t>) and is outside the scope of this study.</w:t>
      </w:r>
      <w:commentRangeEnd w:id="37"/>
      <w:r>
        <w:rPr>
          <w:rStyle w:val="CommentReference"/>
        </w:rPr>
        <w:commentReference w:id="37"/>
      </w:r>
      <w:r>
        <w:t xml:space="preserve"> However, the consistent increase in both rotated and continuous maize yields is, to our knowledge, a novel finding. </w:t>
      </w:r>
      <w:commentRangeStart w:id="38"/>
      <w:r>
        <w:t xml:space="preserve">Conceptually, it indicates the </w:t>
      </w:r>
      <w:r>
        <w:lastRenderedPageBreak/>
        <w:t>amount of residue in the continuous maize system is not linearly related to the size of the yield penalty.</w:t>
      </w:r>
      <w:commentRangeEnd w:id="38"/>
      <w:r>
        <w:rPr>
          <w:rStyle w:val="CommentReference"/>
        </w:rPr>
        <w:commentReference w:id="38"/>
      </w:r>
      <w:r>
        <w:t xml:space="preserve"> </w:t>
      </w:r>
      <w:commentRangeStart w:id="39"/>
      <w:r>
        <w:t>Additionally, none of the statistical models identified the previous year’s continuous maize yields (a proxy for residue amount) as important, and the literature review found no effect of ‘years-in-maize’. While previous studies have found removing residue in continuous maize systems decreases the amount of N required to reach maximum yields (</w:t>
      </w:r>
      <w:r w:rsidRPr="0035700C">
        <w:rPr>
          <w:color w:val="FF0000"/>
        </w:rPr>
        <w:t xml:space="preserve">coulter2008, </w:t>
      </w:r>
      <w:proofErr w:type="spellStart"/>
      <w:r w:rsidRPr="0035700C">
        <w:rPr>
          <w:color w:val="FF0000"/>
        </w:rPr>
        <w:t>jose</w:t>
      </w:r>
      <w:proofErr w:type="spellEnd"/>
      <w:r w:rsidRPr="0035700C">
        <w:rPr>
          <w:color w:val="FF0000"/>
        </w:rPr>
        <w:t xml:space="preserve">, </w:t>
      </w:r>
      <w:proofErr w:type="spellStart"/>
      <w:r w:rsidRPr="0035700C">
        <w:rPr>
          <w:color w:val="FF0000"/>
        </w:rPr>
        <w:t>karlen</w:t>
      </w:r>
      <w:proofErr w:type="spellEnd"/>
      <w:r>
        <w:t>?), many studies still see a significant continuous maize penalty even with complete residue removal (</w:t>
      </w:r>
      <w:r w:rsidRPr="00561D30">
        <w:rPr>
          <w:color w:val="FF0000"/>
        </w:rPr>
        <w:t xml:space="preserve">Jose, </w:t>
      </w:r>
      <w:proofErr w:type="spellStart"/>
      <w:r w:rsidRPr="00561D30">
        <w:rPr>
          <w:color w:val="FF0000"/>
        </w:rPr>
        <w:t>Karlen</w:t>
      </w:r>
      <w:proofErr w:type="spellEnd"/>
      <w:r w:rsidRPr="00561D30">
        <w:rPr>
          <w:color w:val="FF0000"/>
        </w:rPr>
        <w:t xml:space="preserve">, </w:t>
      </w:r>
      <w:r>
        <w:rPr>
          <w:color w:val="FF0000"/>
        </w:rPr>
        <w:t xml:space="preserve">Crookston1989, </w:t>
      </w:r>
      <w:r w:rsidRPr="00561D30">
        <w:rPr>
          <w:color w:val="FF0000"/>
        </w:rPr>
        <w:t>I think there’s another</w:t>
      </w:r>
      <w:r>
        <w:t xml:space="preserve">), indicating it is not the only contributor to the continuous maize penalty. </w:t>
      </w:r>
      <w:commentRangeEnd w:id="39"/>
      <w:r>
        <w:rPr>
          <w:rStyle w:val="CommentReference"/>
        </w:rPr>
        <w:commentReference w:id="39"/>
      </w:r>
    </w:p>
    <w:p w14:paraId="3A31AA79" w14:textId="77777777" w:rsidR="007E45D5" w:rsidRDefault="007E45D5" w:rsidP="00554F96">
      <w:r>
        <w:t xml:space="preserve">The identification of the number of extremely cold days as an important predictor by the statistical model has an unclear interpretation. It may be simply associative, with the true driver being correlated with cold winters. It could also be a proxy for disease </w:t>
      </w:r>
      <w:proofErr w:type="gramStart"/>
      <w:r>
        <w:t>dynamics, or</w:t>
      </w:r>
      <w:proofErr w:type="gramEnd"/>
      <w:r>
        <w:t xml:space="preserve"> may indicate less native soil N mineralization due to cold temperatures. It is consistent with the finding that N fertilization was less effective at reducing the full penalty in more northern sites (</w:t>
      </w:r>
      <w:r>
        <w:fldChar w:fldCharType="begin"/>
      </w:r>
      <w:r>
        <w:instrText xml:space="preserve"> REF _Ref76637524 \h </w:instrText>
      </w:r>
      <w:r>
        <w:fldChar w:fldCharType="separate"/>
      </w:r>
      <w:r>
        <w:t xml:space="preserve">Figure </w:t>
      </w:r>
      <w:r>
        <w:rPr>
          <w:noProof/>
        </w:rPr>
        <w:t>5</w:t>
      </w:r>
      <w:r>
        <w:fldChar w:fldCharType="end"/>
      </w:r>
      <w:r>
        <w:t>), as long-term annual air temperatures varied strongly by latitude, ranging from 8.1 deg C at the lowest latitude (IL-7) to 13.3 deg C at the highest (IA-3). Cold and wet soils are highly predictive of soil disease pressure in the Midwest (</w:t>
      </w:r>
      <w:r>
        <w:rPr>
          <w:color w:val="FF0000"/>
        </w:rPr>
        <w:t>Robertson2007</w:t>
      </w:r>
      <w:r>
        <w:t xml:space="preserve">). The statistical model’s identification of the amount of rain two weeks before planting as being positively associated with the size of the penalty supports the hypothesis that root diseases play a major role in the </w:t>
      </w:r>
      <w:proofErr w:type="gramStart"/>
      <w:r>
        <w:t>penalty, and</w:t>
      </w:r>
      <w:proofErr w:type="gramEnd"/>
      <w:r>
        <w:t xml:space="preserve"> may render maize monocultures less responsive to N fertilizer. Previous studies in Ohio found the penalty was higher in </w:t>
      </w:r>
      <w:proofErr w:type="gramStart"/>
      <w:r>
        <w:t>poorly-drained</w:t>
      </w:r>
      <w:proofErr w:type="gramEnd"/>
      <w:r>
        <w:t xml:space="preserve"> sites (</w:t>
      </w:r>
      <w:r w:rsidRPr="00762EDC">
        <w:rPr>
          <w:color w:val="FF0000"/>
        </w:rPr>
        <w:t>Dick1985, his second paper</w:t>
      </w:r>
      <w:r>
        <w:t xml:space="preserve">), which is consistently with the hypothesis of soil disease being magnified by maize monoculture and wet environments. </w:t>
      </w:r>
    </w:p>
    <w:p w14:paraId="1E65B40F" w14:textId="77777777" w:rsidR="007E45D5" w:rsidRDefault="007E45D5" w:rsidP="00554F96">
      <w:r>
        <w:t xml:space="preserve">While the modelled results demonstrate several feasible hypotheses, without data to support or refute them any are reasonable implementations of the continuous maize penalty in models. </w:t>
      </w:r>
    </w:p>
    <w:p w14:paraId="3EB95D98" w14:textId="77777777" w:rsidR="007E45D5" w:rsidRDefault="007E45D5" w:rsidP="006F3689">
      <w:r>
        <w:t xml:space="preserve">While most research has focused on the role of residue in the penalty, our findings suggest factors besides residue may be the main drivers of the penalty. However, measurements of residue </w:t>
      </w:r>
      <w:proofErr w:type="gramStart"/>
      <w:r>
        <w:t>amounts</w:t>
      </w:r>
      <w:proofErr w:type="gramEnd"/>
      <w:r>
        <w:t xml:space="preserve"> at harvest as well as surface residue at planting would aid in understanding the role of residue in the penalty. Growth analyses and yield components of maize in the two systems would provide insight into whether the penalty is most pronounced during a particular phase of growth, or whether the timing of the effect varies by year. Additionally, measurements of the root front velocity (Raziel) and root length and biomass at flowering would provide information on differences in root behavior in the two cropping systems. </w:t>
      </w:r>
    </w:p>
    <w:p w14:paraId="68486842" w14:textId="77777777" w:rsidR="007E45D5" w:rsidRPr="006F3689" w:rsidRDefault="007E45D5" w:rsidP="00554F96">
      <w:r w:rsidRPr="006F3689">
        <w:t>Maybe we shouldn’t assume applying more nitrogen is worth it</w:t>
      </w:r>
      <w:r>
        <w:t xml:space="preserve"> in continuous maize</w:t>
      </w:r>
      <w:r w:rsidRPr="006F3689">
        <w:t xml:space="preserve">. </w:t>
      </w:r>
    </w:p>
    <w:p w14:paraId="3CD4963A" w14:textId="77777777" w:rsidR="007E45D5" w:rsidRDefault="007E45D5" w:rsidP="00554F96">
      <w:pPr>
        <w:rPr>
          <w:ins w:id="40" w:author="Sotirios Archontoulis" w:date="2021-07-11T13:06:00Z"/>
          <w:b/>
          <w:bCs/>
        </w:rPr>
      </w:pPr>
      <w:ins w:id="41" w:author="Sotirios Archontoulis" w:date="2021-07-11T13:06:00Z">
        <w:r>
          <w:rPr>
            <w:b/>
            <w:bCs/>
          </w:rPr>
          <w:t xml:space="preserve">Some other </w:t>
        </w:r>
      </w:ins>
      <w:ins w:id="42" w:author="Sotirios Archontoulis" w:date="2021-07-11T13:09:00Z">
        <w:r>
          <w:rPr>
            <w:b/>
            <w:bCs/>
          </w:rPr>
          <w:t xml:space="preserve">thoughts for </w:t>
        </w:r>
      </w:ins>
      <w:ins w:id="43" w:author="Sotirios Archontoulis" w:date="2021-07-11T13:06:00Z">
        <w:r>
          <w:rPr>
            <w:b/>
            <w:bCs/>
          </w:rPr>
          <w:t>text</w:t>
        </w:r>
      </w:ins>
    </w:p>
    <w:p w14:paraId="4293F847" w14:textId="77777777" w:rsidR="007E45D5" w:rsidRDefault="007E45D5" w:rsidP="00554F96">
      <w:pPr>
        <w:rPr>
          <w:ins w:id="44" w:author="Sotirios Archontoulis" w:date="2021-07-11T13:07:00Z"/>
          <w:b/>
          <w:bCs/>
        </w:rPr>
      </w:pPr>
      <w:ins w:id="45" w:author="Sotirios Archontoulis" w:date="2021-07-11T13:06:00Z">
        <w:r>
          <w:rPr>
            <w:b/>
            <w:bCs/>
          </w:rPr>
          <w:t xml:space="preserve">Models applied for N </w:t>
        </w:r>
        <w:proofErr w:type="spellStart"/>
        <w:r>
          <w:rPr>
            <w:b/>
            <w:bCs/>
          </w:rPr>
          <w:t>recom</w:t>
        </w:r>
        <w:proofErr w:type="spellEnd"/>
        <w:r>
          <w:rPr>
            <w:b/>
            <w:bCs/>
          </w:rPr>
          <w:t>, should be updated to account for C</w:t>
        </w:r>
      </w:ins>
      <w:ins w:id="46" w:author="Sotirios Archontoulis" w:date="2021-07-11T13:07:00Z">
        <w:r>
          <w:rPr>
            <w:b/>
            <w:bCs/>
          </w:rPr>
          <w:t xml:space="preserve">C </w:t>
        </w:r>
        <w:proofErr w:type="spellStart"/>
        <w:r>
          <w:rPr>
            <w:b/>
            <w:bCs/>
          </w:rPr>
          <w:t>penalalty</w:t>
        </w:r>
        <w:proofErr w:type="spellEnd"/>
        <w:r>
          <w:rPr>
            <w:b/>
            <w:bCs/>
          </w:rPr>
          <w:t>…</w:t>
        </w:r>
      </w:ins>
    </w:p>
    <w:p w14:paraId="41A88107" w14:textId="77777777" w:rsidR="007E45D5" w:rsidRDefault="007E45D5" w:rsidP="00554F96">
      <w:pPr>
        <w:rPr>
          <w:ins w:id="47" w:author="Sotirios Archontoulis" w:date="2021-07-11T13:07:00Z"/>
          <w:b/>
          <w:bCs/>
        </w:rPr>
      </w:pPr>
      <w:ins w:id="48" w:author="Sotirios Archontoulis" w:date="2021-07-11T13:07:00Z">
        <w:r>
          <w:rPr>
            <w:b/>
            <w:bCs/>
          </w:rPr>
          <w:t>While we work on corn, this analysis may be relevant to continuous wheat….</w:t>
        </w:r>
      </w:ins>
    </w:p>
    <w:p w14:paraId="786ABD16" w14:textId="77777777" w:rsidR="007E45D5" w:rsidRDefault="007E45D5" w:rsidP="00554F96">
      <w:pPr>
        <w:rPr>
          <w:ins w:id="49" w:author="Sotirios Archontoulis" w:date="2021-07-11T13:08:00Z"/>
          <w:b/>
          <w:bCs/>
        </w:rPr>
      </w:pPr>
      <w:ins w:id="50" w:author="Sotirios Archontoulis" w:date="2021-07-11T13:07:00Z">
        <w:r>
          <w:rPr>
            <w:b/>
            <w:bCs/>
          </w:rPr>
          <w:t>We provided a different than common use of the APSIM model – this is to test possible hypothesis and help</w:t>
        </w:r>
      </w:ins>
      <w:ins w:id="51" w:author="Sotirios Archontoulis" w:date="2021-07-11T13:08:00Z">
        <w:r>
          <w:rPr>
            <w:b/>
            <w:bCs/>
          </w:rPr>
          <w:t xml:space="preserve"> us understand a </w:t>
        </w:r>
        <w:proofErr w:type="spellStart"/>
        <w:r>
          <w:rPr>
            <w:b/>
            <w:bCs/>
          </w:rPr>
          <w:t>phenomeno</w:t>
        </w:r>
        <w:proofErr w:type="spellEnd"/>
        <w:r>
          <w:rPr>
            <w:b/>
            <w:bCs/>
          </w:rPr>
          <w:t xml:space="preserve"> which causes $ of reducing productivity every year in the US Corn Belt</w:t>
        </w:r>
      </w:ins>
    </w:p>
    <w:p w14:paraId="31E4E323" w14:textId="77777777" w:rsidR="007E45D5" w:rsidRDefault="007E45D5" w:rsidP="00554F96">
      <w:pPr>
        <w:rPr>
          <w:ins w:id="52" w:author="Sotirios Archontoulis" w:date="2021-07-11T13:09:00Z"/>
          <w:b/>
          <w:bCs/>
        </w:rPr>
      </w:pPr>
      <w:ins w:id="53" w:author="Sotirios Archontoulis" w:date="2021-07-11T13:08:00Z">
        <w:r>
          <w:rPr>
            <w:b/>
            <w:bCs/>
          </w:rPr>
          <w:t xml:space="preserve">This study moved knowledge of CC a step further and provided a pathway for future research towards closing </w:t>
        </w:r>
      </w:ins>
      <w:ins w:id="54" w:author="Sotirios Archontoulis" w:date="2021-07-11T13:09:00Z">
        <w:r>
          <w:rPr>
            <w:b/>
            <w:bCs/>
          </w:rPr>
          <w:t xml:space="preserve">knowledge gaps and better locating the true mechanism. </w:t>
        </w:r>
      </w:ins>
    </w:p>
    <w:p w14:paraId="34EA9027" w14:textId="77777777" w:rsidR="007E45D5" w:rsidRDefault="007E45D5" w:rsidP="00554F96">
      <w:pPr>
        <w:rPr>
          <w:b/>
          <w:bCs/>
        </w:rPr>
      </w:pPr>
      <w:ins w:id="55" w:author="Sotirios Archontoulis" w:date="2021-07-11T13:06:00Z">
        <w:r>
          <w:rPr>
            <w:b/>
            <w:bCs/>
          </w:rPr>
          <w:lastRenderedPageBreak/>
          <w:t xml:space="preserve"> </w:t>
        </w:r>
      </w:ins>
    </w:p>
    <w:p w14:paraId="25A90B3A" w14:textId="77777777" w:rsidR="007E45D5" w:rsidRPr="002318AB" w:rsidRDefault="007E45D5" w:rsidP="00554F96">
      <w:pPr>
        <w:rPr>
          <w:b/>
          <w:bCs/>
        </w:rPr>
      </w:pPr>
      <w:r w:rsidRPr="002318AB">
        <w:rPr>
          <w:b/>
          <w:bCs/>
        </w:rPr>
        <w:t>Lit for ref</w:t>
      </w:r>
      <w:r>
        <w:rPr>
          <w:b/>
          <w:bCs/>
        </w:rPr>
        <w:t xml:space="preserve"> for me:</w:t>
      </w:r>
    </w:p>
    <w:p w14:paraId="6120687D" w14:textId="77777777" w:rsidR="007E45D5" w:rsidRDefault="007E45D5" w:rsidP="00554F96">
      <w:r>
        <w:t>Dick1985 – bigger penalty in poorly-drained soils in Ohio</w:t>
      </w:r>
    </w:p>
    <w:p w14:paraId="33557AFF" w14:textId="77777777" w:rsidR="007E45D5" w:rsidRDefault="007E45D5" w:rsidP="00554F96">
      <w:r>
        <w:t>Griffin1988 – no diff in plant pop or soil temp at 10 cm depth in Ohio</w:t>
      </w:r>
    </w:p>
    <w:p w14:paraId="715C5E94" w14:textId="77777777" w:rsidR="007E45D5" w:rsidRDefault="007E45D5" w:rsidP="00554F96">
      <w:r>
        <w:t xml:space="preserve">Goldstein – CC has more necrotic roots and more roots 0-15cm, leaves more N in the soil at harvest, </w:t>
      </w:r>
    </w:p>
    <w:p w14:paraId="7FA53AB7" w14:textId="77777777" w:rsidR="007E45D5" w:rsidRDefault="007E45D5" w:rsidP="00554F96">
      <w:r>
        <w:t xml:space="preserve">Nickel – CC has more roots 0-12.5 cm, but less below that. </w:t>
      </w:r>
    </w:p>
    <w:p w14:paraId="00CA6E81" w14:textId="77777777" w:rsidR="007E45D5" w:rsidRDefault="007E45D5" w:rsidP="00554F96">
      <w:r>
        <w:t>Livingston2015 – rotating is always economically preferable</w:t>
      </w:r>
    </w:p>
    <w:p w14:paraId="70FDED41" w14:textId="77777777" w:rsidR="007E45D5" w:rsidRDefault="007E45D5" w:rsidP="00554F96">
      <w:r>
        <w:t>Farmaha2016 – NE survey, penalty even in irrigated, 0.2 – 0.6 Mg ha (2-5%)</w:t>
      </w:r>
    </w:p>
    <w:p w14:paraId="5883BEC3" w14:textId="77777777" w:rsidR="007E45D5" w:rsidRDefault="007E45D5" w:rsidP="00554F96">
      <w:r>
        <w:t>Johnson1992 – AMF in MN rot study</w:t>
      </w:r>
    </w:p>
    <w:p w14:paraId="513A36A6" w14:textId="77777777" w:rsidR="007E45D5" w:rsidRDefault="007E45D5" w:rsidP="00554F96">
      <w:r>
        <w:t>Neupane – roots/microbiome explains soybean rotation effect</w:t>
      </w:r>
    </w:p>
    <w:p w14:paraId="414F6927" w14:textId="77777777" w:rsidR="007E45D5" w:rsidRDefault="007E45D5" w:rsidP="00554F96"/>
    <w:p w14:paraId="192266E7" w14:textId="4BB04F63" w:rsidR="00F10F57" w:rsidRDefault="00F10F57" w:rsidP="00F10F57">
      <w:pPr>
        <w:pStyle w:val="Heading1"/>
      </w:pPr>
      <w:r>
        <w:t>Supplementary Material</w:t>
      </w:r>
    </w:p>
    <w:p w14:paraId="6E6788F0" w14:textId="77777777" w:rsidR="00F10F57" w:rsidRDefault="00F10F57" w:rsidP="00F10F57">
      <w:pPr>
        <w:pStyle w:val="Caption"/>
        <w:keepNext/>
      </w:pPr>
      <w:bookmarkStart w:id="56" w:name="_Ref76631098"/>
      <w:bookmarkStart w:id="57" w:name="_Ref76631071"/>
      <w:commentRangeStart w:id="58"/>
      <w:r>
        <w:t xml:space="preserve">Table </w:t>
      </w:r>
      <w:commentRangeEnd w:id="58"/>
      <w:r>
        <w:rPr>
          <w:rStyle w:val="CommentReference"/>
          <w:iCs w:val="0"/>
          <w:color w:val="auto"/>
        </w:rPr>
        <w:commentReference w:id="58"/>
      </w:r>
      <w:r>
        <w:fldChar w:fldCharType="begin"/>
      </w:r>
      <w:r>
        <w:instrText xml:space="preserve"> SEQ Table \* ARABIC </w:instrText>
      </w:r>
      <w:r>
        <w:fldChar w:fldCharType="separate"/>
      </w:r>
      <w:r>
        <w:rPr>
          <w:noProof/>
        </w:rPr>
        <w:t>1</w:t>
      </w:r>
      <w:r>
        <w:rPr>
          <w:noProof/>
        </w:rPr>
        <w:fldChar w:fldCharType="end"/>
      </w:r>
      <w:bookmarkEnd w:id="56"/>
      <w:r>
        <w:t xml:space="preserve"> Experimental site </w:t>
      </w:r>
      <w:commentRangeStart w:id="59"/>
      <w:r>
        <w:t>information</w:t>
      </w:r>
      <w:bookmarkEnd w:id="57"/>
      <w:commentRangeEnd w:id="59"/>
      <w:r>
        <w:rPr>
          <w:rStyle w:val="CommentReference"/>
          <w:iCs w:val="0"/>
          <w:color w:val="auto"/>
        </w:rPr>
        <w:commentReference w:id="59"/>
      </w:r>
    </w:p>
    <w:tbl>
      <w:tblPr>
        <w:tblStyle w:val="TableGrid"/>
        <w:tblW w:w="9805" w:type="dxa"/>
        <w:jc w:val="center"/>
        <w:tblLayout w:type="fixed"/>
        <w:tblLook w:val="04A0" w:firstRow="1" w:lastRow="0" w:firstColumn="1" w:lastColumn="0" w:noHBand="0" w:noVBand="1"/>
      </w:tblPr>
      <w:tblGrid>
        <w:gridCol w:w="880"/>
        <w:gridCol w:w="1262"/>
        <w:gridCol w:w="1736"/>
        <w:gridCol w:w="1066"/>
        <w:gridCol w:w="2207"/>
        <w:gridCol w:w="1613"/>
        <w:gridCol w:w="1041"/>
        <w:tblGridChange w:id="60">
          <w:tblGrid>
            <w:gridCol w:w="880"/>
            <w:gridCol w:w="1262"/>
            <w:gridCol w:w="1736"/>
            <w:gridCol w:w="1066"/>
            <w:gridCol w:w="2207"/>
            <w:gridCol w:w="1613"/>
            <w:gridCol w:w="1041"/>
          </w:tblGrid>
        </w:tblGridChange>
      </w:tblGrid>
      <w:tr w:rsidR="00F10F57" w14:paraId="7C24B290" w14:textId="77777777" w:rsidTr="00F10F57">
        <w:trPr>
          <w:cantSplit/>
          <w:trHeight w:val="935"/>
          <w:jc w:val="center"/>
        </w:trPr>
        <w:tc>
          <w:tcPr>
            <w:tcW w:w="880" w:type="dxa"/>
            <w:vAlign w:val="center"/>
          </w:tcPr>
          <w:p w14:paraId="14FD5880" w14:textId="77777777" w:rsidR="00F10F57" w:rsidRPr="00263842" w:rsidRDefault="00F10F57" w:rsidP="00EF163B">
            <w:pPr>
              <w:jc w:val="center"/>
              <w:rPr>
                <w:b/>
                <w:bCs/>
              </w:rPr>
            </w:pPr>
            <w:r w:rsidRPr="00263842">
              <w:rPr>
                <w:b/>
                <w:bCs/>
              </w:rPr>
              <w:t>Site ID</w:t>
            </w:r>
          </w:p>
        </w:tc>
        <w:tc>
          <w:tcPr>
            <w:tcW w:w="1262" w:type="dxa"/>
            <w:vAlign w:val="center"/>
          </w:tcPr>
          <w:p w14:paraId="5638DCF9" w14:textId="77777777" w:rsidR="00F10F57" w:rsidRPr="00263842" w:rsidRDefault="00F10F57" w:rsidP="00EF163B">
            <w:pPr>
              <w:jc w:val="center"/>
              <w:rPr>
                <w:b/>
                <w:bCs/>
              </w:rPr>
            </w:pPr>
            <w:r w:rsidRPr="00263842">
              <w:rPr>
                <w:b/>
                <w:bCs/>
              </w:rPr>
              <w:t>Latitude, Longitude</w:t>
            </w:r>
          </w:p>
        </w:tc>
        <w:tc>
          <w:tcPr>
            <w:tcW w:w="1736" w:type="dxa"/>
            <w:vAlign w:val="center"/>
          </w:tcPr>
          <w:p w14:paraId="5E821851" w14:textId="77777777" w:rsidR="00F10F57" w:rsidRPr="00263842" w:rsidRDefault="00F10F57" w:rsidP="00EF163B">
            <w:pPr>
              <w:jc w:val="center"/>
              <w:rPr>
                <w:b/>
                <w:bCs/>
              </w:rPr>
            </w:pPr>
            <w:r w:rsidRPr="00263842">
              <w:rPr>
                <w:b/>
                <w:bCs/>
              </w:rPr>
              <w:t>Nearest town</w:t>
            </w:r>
          </w:p>
        </w:tc>
        <w:tc>
          <w:tcPr>
            <w:tcW w:w="1066" w:type="dxa"/>
            <w:vAlign w:val="center"/>
          </w:tcPr>
          <w:p w14:paraId="3FEBCFCA" w14:textId="77777777" w:rsidR="00F10F57" w:rsidRPr="00263842" w:rsidRDefault="00F10F57" w:rsidP="00EF163B">
            <w:pPr>
              <w:jc w:val="center"/>
              <w:rPr>
                <w:b/>
                <w:bCs/>
              </w:rPr>
            </w:pPr>
            <w:r w:rsidRPr="00263842">
              <w:rPr>
                <w:b/>
                <w:bCs/>
              </w:rPr>
              <w:t>Seasons of data</w:t>
            </w:r>
          </w:p>
        </w:tc>
        <w:tc>
          <w:tcPr>
            <w:tcW w:w="2207" w:type="dxa"/>
            <w:vAlign w:val="center"/>
          </w:tcPr>
          <w:p w14:paraId="548F5598" w14:textId="77777777" w:rsidR="00F10F57" w:rsidRDefault="00F10F57" w:rsidP="00EF163B">
            <w:pPr>
              <w:jc w:val="center"/>
              <w:rPr>
                <w:b/>
                <w:bCs/>
              </w:rPr>
            </w:pPr>
            <w:r>
              <w:rPr>
                <w:b/>
                <w:bCs/>
              </w:rPr>
              <w:t>Nitrogen rates</w:t>
            </w:r>
          </w:p>
          <w:p w14:paraId="19D38090" w14:textId="77777777" w:rsidR="00F10F57" w:rsidRDefault="00F10F57" w:rsidP="00EF163B">
            <w:pPr>
              <w:jc w:val="center"/>
              <w:rPr>
                <w:b/>
                <w:bCs/>
              </w:rPr>
            </w:pPr>
            <w:r>
              <w:rPr>
                <w:b/>
                <w:bCs/>
              </w:rPr>
              <w:t>(</w:t>
            </w:r>
            <w:proofErr w:type="gramStart"/>
            <w:r>
              <w:rPr>
                <w:b/>
                <w:bCs/>
              </w:rPr>
              <w:t>kg</w:t>
            </w:r>
            <w:proofErr w:type="gramEnd"/>
            <w:r>
              <w:rPr>
                <w:b/>
                <w:bCs/>
              </w:rPr>
              <w:t xml:space="preserve"> ha-1)</w:t>
            </w:r>
          </w:p>
        </w:tc>
        <w:tc>
          <w:tcPr>
            <w:tcW w:w="1613" w:type="dxa"/>
            <w:vAlign w:val="center"/>
          </w:tcPr>
          <w:p w14:paraId="61F7CDB5" w14:textId="3BD3B883" w:rsidR="00F10F57" w:rsidRPr="00EB13A4" w:rsidRDefault="00F10F57" w:rsidP="00EF163B">
            <w:pPr>
              <w:jc w:val="center"/>
              <w:rPr>
                <w:b/>
                <w:bCs/>
              </w:rPr>
            </w:pPr>
            <w:r w:rsidRPr="00F10F57">
              <w:rPr>
                <w:b/>
                <w:bCs/>
              </w:rPr>
              <w:t>Tillage</w:t>
            </w:r>
          </w:p>
        </w:tc>
        <w:tc>
          <w:tcPr>
            <w:tcW w:w="1041" w:type="dxa"/>
          </w:tcPr>
          <w:p w14:paraId="7A9B77D6" w14:textId="77777777" w:rsidR="00F10F57" w:rsidRPr="00F10F57" w:rsidRDefault="00F10F57" w:rsidP="00EF163B">
            <w:pPr>
              <w:jc w:val="center"/>
              <w:rPr>
                <w:b/>
                <w:bCs/>
              </w:rPr>
            </w:pPr>
            <w:r w:rsidRPr="00F10F57">
              <w:rPr>
                <w:b/>
                <w:bCs/>
              </w:rPr>
              <w:t>Average CRM</w:t>
            </w:r>
          </w:p>
        </w:tc>
      </w:tr>
      <w:tr w:rsidR="00F10F57" w14:paraId="537BC743" w14:textId="77777777" w:rsidTr="00F10F57">
        <w:trPr>
          <w:cantSplit/>
          <w:trHeight w:val="541"/>
          <w:jc w:val="center"/>
        </w:trPr>
        <w:tc>
          <w:tcPr>
            <w:tcW w:w="9805" w:type="dxa"/>
            <w:gridSpan w:val="7"/>
            <w:vAlign w:val="center"/>
          </w:tcPr>
          <w:p w14:paraId="74169864" w14:textId="4C5DBEEC" w:rsidR="00F10F57" w:rsidRPr="00263842" w:rsidRDefault="00F10F57" w:rsidP="00F10F57">
            <w:pPr>
              <w:rPr>
                <w:b/>
                <w:bCs/>
              </w:rPr>
            </w:pPr>
            <w:r w:rsidRPr="00812C6B">
              <w:rPr>
                <w:i/>
                <w:iCs/>
              </w:rPr>
              <w:t>Iowa Sites</w:t>
            </w:r>
          </w:p>
        </w:tc>
      </w:tr>
      <w:tr w:rsidR="00F10F57" w14:paraId="747131FD" w14:textId="77777777" w:rsidTr="00F10F57">
        <w:trPr>
          <w:cantSplit/>
          <w:trHeight w:val="541"/>
          <w:jc w:val="center"/>
        </w:trPr>
        <w:tc>
          <w:tcPr>
            <w:tcW w:w="880" w:type="dxa"/>
            <w:vAlign w:val="center"/>
          </w:tcPr>
          <w:p w14:paraId="4E983433" w14:textId="77777777" w:rsidR="00F10F57" w:rsidRDefault="00F10F57" w:rsidP="00EF163B">
            <w:pPr>
              <w:jc w:val="center"/>
            </w:pPr>
            <w:r>
              <w:t>IA-1</w:t>
            </w:r>
          </w:p>
        </w:tc>
        <w:tc>
          <w:tcPr>
            <w:tcW w:w="1262" w:type="dxa"/>
            <w:vAlign w:val="center"/>
          </w:tcPr>
          <w:p w14:paraId="401760B8"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3, </w:t>
            </w:r>
          </w:p>
          <w:p w14:paraId="5BE644AA" w14:textId="77777777" w:rsidR="00F10F57" w:rsidRDefault="00F10F57" w:rsidP="00EF163B">
            <w:pPr>
              <w:jc w:val="center"/>
            </w:pPr>
            <w:r>
              <w:rPr>
                <w:rFonts w:ascii="Calibri" w:eastAsia="Times New Roman" w:hAnsi="Calibri" w:cs="Calibri"/>
                <w:color w:val="000000"/>
              </w:rPr>
              <w:t>-95.54</w:t>
            </w:r>
          </w:p>
        </w:tc>
        <w:tc>
          <w:tcPr>
            <w:tcW w:w="1736" w:type="dxa"/>
            <w:vAlign w:val="center"/>
          </w:tcPr>
          <w:p w14:paraId="2BE51516" w14:textId="77777777" w:rsidR="00F10F57" w:rsidRDefault="00F10F57" w:rsidP="00EF163B">
            <w:pPr>
              <w:jc w:val="center"/>
            </w:pPr>
            <w:r>
              <w:rPr>
                <w:rFonts w:ascii="Calibri" w:eastAsia="Times New Roman" w:hAnsi="Calibri" w:cs="Calibri"/>
                <w:color w:val="000000"/>
              </w:rPr>
              <w:t>Sutherland, IA</w:t>
            </w:r>
          </w:p>
        </w:tc>
        <w:tc>
          <w:tcPr>
            <w:tcW w:w="1066" w:type="dxa"/>
            <w:vAlign w:val="center"/>
          </w:tcPr>
          <w:p w14:paraId="0E66B2FB" w14:textId="77777777" w:rsidR="00F10F57" w:rsidRDefault="00F10F57" w:rsidP="00EF163B">
            <w:pPr>
              <w:jc w:val="center"/>
            </w:pPr>
            <w:r>
              <w:t>17</w:t>
            </w:r>
          </w:p>
        </w:tc>
        <w:tc>
          <w:tcPr>
            <w:tcW w:w="2207" w:type="dxa"/>
            <w:vAlign w:val="center"/>
          </w:tcPr>
          <w:p w14:paraId="14ECED53"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0594E16" w14:textId="445A432B" w:rsidR="00F10F57" w:rsidRPr="00F10F57" w:rsidRDefault="00F10F57" w:rsidP="00EF163B">
            <w:pPr>
              <w:jc w:val="center"/>
            </w:pPr>
            <w:r w:rsidRPr="00F10F57">
              <w:t>Conventional</w:t>
            </w:r>
          </w:p>
        </w:tc>
        <w:tc>
          <w:tcPr>
            <w:tcW w:w="1041" w:type="dxa"/>
          </w:tcPr>
          <w:p w14:paraId="5D158007" w14:textId="77777777" w:rsidR="00F10F57" w:rsidRPr="00F10F57" w:rsidDel="00BB4E36" w:rsidRDefault="00F10F57" w:rsidP="00EF163B">
            <w:pPr>
              <w:jc w:val="center"/>
            </w:pPr>
            <w:r w:rsidRPr="00F10F57">
              <w:t>103</w:t>
            </w:r>
          </w:p>
        </w:tc>
      </w:tr>
      <w:tr w:rsidR="00F10F57" w14:paraId="61A4D9DA" w14:textId="77777777" w:rsidTr="00F10F57">
        <w:trPr>
          <w:cantSplit/>
          <w:trHeight w:val="541"/>
          <w:jc w:val="center"/>
        </w:trPr>
        <w:tc>
          <w:tcPr>
            <w:tcW w:w="880" w:type="dxa"/>
            <w:vAlign w:val="center"/>
          </w:tcPr>
          <w:p w14:paraId="35979A1E" w14:textId="77777777" w:rsidR="00F10F57" w:rsidRDefault="00F10F57" w:rsidP="00EF163B">
            <w:pPr>
              <w:jc w:val="center"/>
            </w:pPr>
            <w:r>
              <w:t>IA-2</w:t>
            </w:r>
          </w:p>
        </w:tc>
        <w:tc>
          <w:tcPr>
            <w:tcW w:w="1262" w:type="dxa"/>
            <w:vAlign w:val="center"/>
          </w:tcPr>
          <w:p w14:paraId="1400374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1, </w:t>
            </w:r>
          </w:p>
          <w:p w14:paraId="6754A7F4" w14:textId="77777777" w:rsidR="00F10F57" w:rsidRDefault="00F10F57" w:rsidP="00EF163B">
            <w:pPr>
              <w:jc w:val="center"/>
            </w:pPr>
            <w:r>
              <w:rPr>
                <w:rFonts w:ascii="Calibri" w:eastAsia="Times New Roman" w:hAnsi="Calibri" w:cs="Calibri"/>
                <w:color w:val="000000"/>
              </w:rPr>
              <w:t>-93.79</w:t>
            </w:r>
          </w:p>
        </w:tc>
        <w:tc>
          <w:tcPr>
            <w:tcW w:w="1736" w:type="dxa"/>
            <w:vAlign w:val="center"/>
          </w:tcPr>
          <w:p w14:paraId="35BC38B2" w14:textId="77777777" w:rsidR="00F10F57" w:rsidRDefault="00F10F57" w:rsidP="00EF163B">
            <w:pPr>
              <w:jc w:val="center"/>
            </w:pPr>
            <w:r>
              <w:t>Kanawha, IA</w:t>
            </w:r>
          </w:p>
        </w:tc>
        <w:tc>
          <w:tcPr>
            <w:tcW w:w="1066" w:type="dxa"/>
            <w:vAlign w:val="center"/>
          </w:tcPr>
          <w:p w14:paraId="10D7E493" w14:textId="77777777" w:rsidR="00F10F57" w:rsidRDefault="00F10F57" w:rsidP="00EF163B">
            <w:pPr>
              <w:jc w:val="center"/>
            </w:pPr>
            <w:r>
              <w:t>12</w:t>
            </w:r>
          </w:p>
        </w:tc>
        <w:tc>
          <w:tcPr>
            <w:tcW w:w="2207" w:type="dxa"/>
            <w:vAlign w:val="center"/>
          </w:tcPr>
          <w:p w14:paraId="4568A20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A1DFE4D" w14:textId="77777777" w:rsidR="00F10F57" w:rsidRDefault="00F10F57" w:rsidP="00EF163B">
            <w:pPr>
              <w:jc w:val="center"/>
            </w:pPr>
            <w:r w:rsidRPr="002B06C6">
              <w:t>Conventional</w:t>
            </w:r>
          </w:p>
        </w:tc>
        <w:tc>
          <w:tcPr>
            <w:tcW w:w="1041" w:type="dxa"/>
          </w:tcPr>
          <w:p w14:paraId="4BB1BC8B" w14:textId="77777777" w:rsidR="00F10F57" w:rsidRDefault="00F10F57" w:rsidP="00EF163B">
            <w:pPr>
              <w:jc w:val="center"/>
            </w:pPr>
            <w:r>
              <w:t>102</w:t>
            </w:r>
          </w:p>
        </w:tc>
      </w:tr>
      <w:tr w:rsidR="00F10F57" w14:paraId="43D0B1C8" w14:textId="77777777" w:rsidTr="00F10F57">
        <w:trPr>
          <w:cantSplit/>
          <w:trHeight w:val="541"/>
          <w:jc w:val="center"/>
        </w:trPr>
        <w:tc>
          <w:tcPr>
            <w:tcW w:w="880" w:type="dxa"/>
            <w:vAlign w:val="center"/>
          </w:tcPr>
          <w:p w14:paraId="0C465F6F" w14:textId="77777777" w:rsidR="00F10F57" w:rsidRDefault="00F10F57" w:rsidP="00EF163B">
            <w:pPr>
              <w:jc w:val="center"/>
            </w:pPr>
            <w:r>
              <w:t>IA-3</w:t>
            </w:r>
          </w:p>
        </w:tc>
        <w:tc>
          <w:tcPr>
            <w:tcW w:w="1262" w:type="dxa"/>
            <w:vAlign w:val="center"/>
          </w:tcPr>
          <w:p w14:paraId="02C7D3A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42.93</w:t>
            </w:r>
            <w:r>
              <w:rPr>
                <w:rFonts w:ascii="Calibri" w:eastAsia="Times New Roman" w:hAnsi="Calibri" w:cs="Calibri"/>
                <w:color w:val="000000"/>
              </w:rPr>
              <w:t xml:space="preserve">, </w:t>
            </w:r>
          </w:p>
          <w:p w14:paraId="470EAB11" w14:textId="77777777" w:rsidR="00F10F57" w:rsidRDefault="00F10F57" w:rsidP="00EF163B">
            <w:pPr>
              <w:jc w:val="center"/>
            </w:pPr>
            <w:r>
              <w:rPr>
                <w:rFonts w:ascii="Calibri" w:eastAsia="Times New Roman" w:hAnsi="Calibri" w:cs="Calibri"/>
                <w:color w:val="000000"/>
              </w:rPr>
              <w:t>-92.57</w:t>
            </w:r>
          </w:p>
        </w:tc>
        <w:tc>
          <w:tcPr>
            <w:tcW w:w="1736" w:type="dxa"/>
            <w:vAlign w:val="center"/>
          </w:tcPr>
          <w:p w14:paraId="18C59461" w14:textId="77777777" w:rsidR="00F10F57" w:rsidRDefault="00F10F57" w:rsidP="00EF163B">
            <w:pPr>
              <w:jc w:val="center"/>
            </w:pPr>
            <w:r>
              <w:t>Nashua, IA</w:t>
            </w:r>
          </w:p>
        </w:tc>
        <w:tc>
          <w:tcPr>
            <w:tcW w:w="1066" w:type="dxa"/>
            <w:vAlign w:val="center"/>
          </w:tcPr>
          <w:p w14:paraId="6EDA189D" w14:textId="77777777" w:rsidR="00F10F57" w:rsidRDefault="00F10F57" w:rsidP="00EF163B">
            <w:pPr>
              <w:jc w:val="center"/>
            </w:pPr>
            <w:r>
              <w:t>12</w:t>
            </w:r>
          </w:p>
        </w:tc>
        <w:tc>
          <w:tcPr>
            <w:tcW w:w="2207" w:type="dxa"/>
            <w:vAlign w:val="center"/>
          </w:tcPr>
          <w:p w14:paraId="3FEF34E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6CD2AC1" w14:textId="77777777" w:rsidR="00F10F57" w:rsidRDefault="00F10F57" w:rsidP="00EF163B">
            <w:pPr>
              <w:jc w:val="center"/>
            </w:pPr>
            <w:r w:rsidRPr="002B06C6">
              <w:t>Conventional</w:t>
            </w:r>
          </w:p>
        </w:tc>
        <w:tc>
          <w:tcPr>
            <w:tcW w:w="1041" w:type="dxa"/>
          </w:tcPr>
          <w:p w14:paraId="17EE07BB" w14:textId="77777777" w:rsidR="00F10F57" w:rsidRDefault="00F10F57" w:rsidP="00EF163B">
            <w:pPr>
              <w:jc w:val="center"/>
            </w:pPr>
            <w:r>
              <w:t>105</w:t>
            </w:r>
          </w:p>
        </w:tc>
      </w:tr>
      <w:tr w:rsidR="00F10F57" w14:paraId="415D54DE" w14:textId="77777777" w:rsidTr="00F10F57">
        <w:trPr>
          <w:cantSplit/>
          <w:trHeight w:val="541"/>
          <w:jc w:val="center"/>
        </w:trPr>
        <w:tc>
          <w:tcPr>
            <w:tcW w:w="880" w:type="dxa"/>
            <w:vAlign w:val="center"/>
          </w:tcPr>
          <w:p w14:paraId="384112C2" w14:textId="77777777" w:rsidR="00F10F57" w:rsidRDefault="00F10F57" w:rsidP="00EF163B">
            <w:pPr>
              <w:jc w:val="center"/>
            </w:pPr>
            <w:r>
              <w:t>IA-4</w:t>
            </w:r>
          </w:p>
        </w:tc>
        <w:tc>
          <w:tcPr>
            <w:tcW w:w="1262" w:type="dxa"/>
            <w:vAlign w:val="center"/>
          </w:tcPr>
          <w:p w14:paraId="337972CC"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42.02</w:t>
            </w:r>
            <w:r>
              <w:rPr>
                <w:rFonts w:ascii="Calibri" w:eastAsia="Times New Roman" w:hAnsi="Calibri" w:cs="Calibri"/>
                <w:color w:val="000000"/>
              </w:rPr>
              <w:t xml:space="preserve">, </w:t>
            </w:r>
          </w:p>
          <w:p w14:paraId="5535B92D" w14:textId="77777777" w:rsidR="00F10F57" w:rsidRDefault="00F10F57" w:rsidP="00EF163B">
            <w:pPr>
              <w:jc w:val="center"/>
            </w:pPr>
            <w:r>
              <w:rPr>
                <w:rFonts w:ascii="Calibri" w:eastAsia="Times New Roman" w:hAnsi="Calibri" w:cs="Calibri"/>
                <w:color w:val="000000"/>
              </w:rPr>
              <w:t>-93.78</w:t>
            </w:r>
          </w:p>
        </w:tc>
        <w:tc>
          <w:tcPr>
            <w:tcW w:w="1736" w:type="dxa"/>
            <w:vAlign w:val="center"/>
          </w:tcPr>
          <w:p w14:paraId="090DCE9D" w14:textId="77777777" w:rsidR="00F10F57" w:rsidRDefault="00F10F57" w:rsidP="00EF163B">
            <w:pPr>
              <w:jc w:val="center"/>
            </w:pPr>
            <w:r>
              <w:t>Ames, IA</w:t>
            </w:r>
          </w:p>
        </w:tc>
        <w:tc>
          <w:tcPr>
            <w:tcW w:w="1066" w:type="dxa"/>
            <w:vAlign w:val="center"/>
          </w:tcPr>
          <w:p w14:paraId="71BC19A6" w14:textId="77777777" w:rsidR="00F10F57" w:rsidRDefault="00F10F57" w:rsidP="00EF163B">
            <w:pPr>
              <w:jc w:val="center"/>
            </w:pPr>
            <w:r>
              <w:t>18</w:t>
            </w:r>
          </w:p>
        </w:tc>
        <w:tc>
          <w:tcPr>
            <w:tcW w:w="2207" w:type="dxa"/>
            <w:vAlign w:val="center"/>
          </w:tcPr>
          <w:p w14:paraId="5830F37C"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68,</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8F9B163" w14:textId="77777777" w:rsidR="00F10F57" w:rsidRDefault="00F10F57" w:rsidP="00EF163B">
            <w:pPr>
              <w:jc w:val="center"/>
            </w:pPr>
            <w:r w:rsidRPr="002B06C6">
              <w:t>Conventional</w:t>
            </w:r>
          </w:p>
        </w:tc>
        <w:tc>
          <w:tcPr>
            <w:tcW w:w="1041" w:type="dxa"/>
          </w:tcPr>
          <w:p w14:paraId="4E171EE5" w14:textId="77777777" w:rsidR="00F10F57" w:rsidRDefault="00F10F57" w:rsidP="00EF163B">
            <w:pPr>
              <w:jc w:val="center"/>
            </w:pPr>
            <w:r>
              <w:t>106</w:t>
            </w:r>
          </w:p>
        </w:tc>
      </w:tr>
      <w:tr w:rsidR="00F10F57" w14:paraId="33B165F1" w14:textId="77777777" w:rsidTr="00F10F57">
        <w:trPr>
          <w:cantSplit/>
          <w:trHeight w:val="554"/>
          <w:jc w:val="center"/>
        </w:trPr>
        <w:tc>
          <w:tcPr>
            <w:tcW w:w="880" w:type="dxa"/>
            <w:vAlign w:val="center"/>
          </w:tcPr>
          <w:p w14:paraId="348DA7E2" w14:textId="77777777" w:rsidR="00F10F57" w:rsidRDefault="00F10F57" w:rsidP="00EF163B">
            <w:pPr>
              <w:jc w:val="center"/>
            </w:pPr>
            <w:r>
              <w:t>IA-5</w:t>
            </w:r>
          </w:p>
        </w:tc>
        <w:tc>
          <w:tcPr>
            <w:tcW w:w="1262" w:type="dxa"/>
            <w:vAlign w:val="center"/>
          </w:tcPr>
          <w:p w14:paraId="396E5DC5" w14:textId="77777777" w:rsidR="00F10F57" w:rsidRDefault="00F10F57" w:rsidP="00EF163B">
            <w:pPr>
              <w:jc w:val="center"/>
            </w:pPr>
            <w:r>
              <w:t xml:space="preserve">41.31, </w:t>
            </w:r>
          </w:p>
          <w:p w14:paraId="5A103225" w14:textId="77777777" w:rsidR="00F10F57" w:rsidRDefault="00F10F57" w:rsidP="00EF163B">
            <w:pPr>
              <w:jc w:val="center"/>
            </w:pPr>
            <w:r>
              <w:t>-95.18</w:t>
            </w:r>
          </w:p>
        </w:tc>
        <w:tc>
          <w:tcPr>
            <w:tcW w:w="1736" w:type="dxa"/>
            <w:vAlign w:val="center"/>
          </w:tcPr>
          <w:p w14:paraId="3A609EA4" w14:textId="77777777" w:rsidR="00F10F57" w:rsidRDefault="00F10F57" w:rsidP="00EF163B">
            <w:pPr>
              <w:jc w:val="center"/>
            </w:pPr>
            <w:r>
              <w:t>Lewis, IA</w:t>
            </w:r>
          </w:p>
        </w:tc>
        <w:tc>
          <w:tcPr>
            <w:tcW w:w="1066" w:type="dxa"/>
            <w:vAlign w:val="center"/>
          </w:tcPr>
          <w:p w14:paraId="27B2D451" w14:textId="77777777" w:rsidR="00F10F57" w:rsidRDefault="00F10F57" w:rsidP="00EF163B">
            <w:pPr>
              <w:jc w:val="center"/>
            </w:pPr>
            <w:r>
              <w:t>16</w:t>
            </w:r>
          </w:p>
        </w:tc>
        <w:tc>
          <w:tcPr>
            <w:tcW w:w="2207" w:type="dxa"/>
            <w:vAlign w:val="center"/>
          </w:tcPr>
          <w:p w14:paraId="1287FFFE"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6748194" w14:textId="77777777" w:rsidR="00F10F57" w:rsidRDefault="00F10F57" w:rsidP="00EF163B">
            <w:pPr>
              <w:jc w:val="center"/>
            </w:pPr>
            <w:r w:rsidRPr="002B06C6">
              <w:t>Conventional</w:t>
            </w:r>
          </w:p>
        </w:tc>
        <w:tc>
          <w:tcPr>
            <w:tcW w:w="1041" w:type="dxa"/>
          </w:tcPr>
          <w:p w14:paraId="3E9BB720" w14:textId="77777777" w:rsidR="00F10F57" w:rsidRDefault="00F10F57" w:rsidP="00EF163B">
            <w:pPr>
              <w:jc w:val="center"/>
            </w:pPr>
            <w:r>
              <w:t>111</w:t>
            </w:r>
          </w:p>
        </w:tc>
      </w:tr>
      <w:tr w:rsidR="00F10F57" w14:paraId="4DE01DBA" w14:textId="77777777" w:rsidTr="00F10F57">
        <w:trPr>
          <w:cantSplit/>
          <w:trHeight w:val="541"/>
          <w:jc w:val="center"/>
        </w:trPr>
        <w:tc>
          <w:tcPr>
            <w:tcW w:w="880" w:type="dxa"/>
            <w:vAlign w:val="center"/>
          </w:tcPr>
          <w:p w14:paraId="37A09FB3" w14:textId="77777777" w:rsidR="00F10F57" w:rsidRDefault="00F10F57" w:rsidP="00EF163B">
            <w:pPr>
              <w:jc w:val="center"/>
            </w:pPr>
            <w:r>
              <w:t>IA-6</w:t>
            </w:r>
          </w:p>
        </w:tc>
        <w:tc>
          <w:tcPr>
            <w:tcW w:w="1262" w:type="dxa"/>
            <w:vAlign w:val="center"/>
          </w:tcPr>
          <w:p w14:paraId="281B6501" w14:textId="77777777" w:rsidR="00F10F57" w:rsidRDefault="00F10F57" w:rsidP="00EF163B">
            <w:pPr>
              <w:jc w:val="center"/>
            </w:pPr>
            <w:r>
              <w:t xml:space="preserve">40.97, </w:t>
            </w:r>
          </w:p>
          <w:p w14:paraId="3DFE9C13" w14:textId="77777777" w:rsidR="00F10F57" w:rsidRDefault="00F10F57" w:rsidP="00EF163B">
            <w:pPr>
              <w:jc w:val="center"/>
            </w:pPr>
            <w:r>
              <w:t>-93.42</w:t>
            </w:r>
          </w:p>
        </w:tc>
        <w:tc>
          <w:tcPr>
            <w:tcW w:w="1736" w:type="dxa"/>
            <w:vAlign w:val="center"/>
          </w:tcPr>
          <w:p w14:paraId="6BB64E08" w14:textId="77777777" w:rsidR="00F10F57" w:rsidRDefault="00F10F57" w:rsidP="00EF163B">
            <w:pPr>
              <w:jc w:val="center"/>
            </w:pPr>
            <w:proofErr w:type="spellStart"/>
            <w:r>
              <w:t>McNay</w:t>
            </w:r>
            <w:proofErr w:type="spellEnd"/>
            <w:r>
              <w:t>, IA</w:t>
            </w:r>
          </w:p>
        </w:tc>
        <w:tc>
          <w:tcPr>
            <w:tcW w:w="1066" w:type="dxa"/>
            <w:vAlign w:val="center"/>
          </w:tcPr>
          <w:p w14:paraId="4BDC6D89" w14:textId="77777777" w:rsidR="00F10F57" w:rsidRDefault="00F10F57" w:rsidP="00EF163B">
            <w:pPr>
              <w:jc w:val="center"/>
            </w:pPr>
            <w:r>
              <w:t>18</w:t>
            </w:r>
          </w:p>
        </w:tc>
        <w:tc>
          <w:tcPr>
            <w:tcW w:w="2207" w:type="dxa"/>
            <w:vAlign w:val="center"/>
          </w:tcPr>
          <w:p w14:paraId="6262F882"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9E487F8" w14:textId="77777777" w:rsidR="00F10F57" w:rsidRDefault="00F10F57" w:rsidP="00EF163B">
            <w:pPr>
              <w:jc w:val="center"/>
            </w:pPr>
            <w:r w:rsidRPr="002B06C6">
              <w:t>Conventional</w:t>
            </w:r>
          </w:p>
        </w:tc>
        <w:tc>
          <w:tcPr>
            <w:tcW w:w="1041" w:type="dxa"/>
          </w:tcPr>
          <w:p w14:paraId="1F40E86C" w14:textId="77777777" w:rsidR="00F10F57" w:rsidRDefault="00F10F57" w:rsidP="00EF163B">
            <w:pPr>
              <w:jc w:val="center"/>
            </w:pPr>
            <w:r>
              <w:t>112</w:t>
            </w:r>
          </w:p>
        </w:tc>
      </w:tr>
      <w:tr w:rsidR="00F10F57" w14:paraId="4E224FA7" w14:textId="77777777" w:rsidTr="00F10F57">
        <w:trPr>
          <w:cantSplit/>
          <w:trHeight w:val="541"/>
          <w:jc w:val="center"/>
        </w:trPr>
        <w:tc>
          <w:tcPr>
            <w:tcW w:w="880" w:type="dxa"/>
            <w:vAlign w:val="center"/>
          </w:tcPr>
          <w:p w14:paraId="29E1360C" w14:textId="77777777" w:rsidR="00F10F57" w:rsidRDefault="00F10F57" w:rsidP="00EF163B">
            <w:pPr>
              <w:jc w:val="center"/>
            </w:pPr>
            <w:r>
              <w:t>IA-7</w:t>
            </w:r>
          </w:p>
        </w:tc>
        <w:tc>
          <w:tcPr>
            <w:tcW w:w="1262" w:type="dxa"/>
            <w:vAlign w:val="center"/>
          </w:tcPr>
          <w:p w14:paraId="3FE33D28" w14:textId="77777777" w:rsidR="00F10F57" w:rsidRDefault="00F10F57" w:rsidP="00EF163B">
            <w:pPr>
              <w:jc w:val="center"/>
            </w:pPr>
            <w:r>
              <w:t xml:space="preserve">41.19, </w:t>
            </w:r>
          </w:p>
          <w:p w14:paraId="0BADF65C" w14:textId="77777777" w:rsidR="00F10F57" w:rsidRDefault="00F10F57" w:rsidP="00EF163B">
            <w:pPr>
              <w:jc w:val="center"/>
            </w:pPr>
            <w:r>
              <w:t>-91.48</w:t>
            </w:r>
          </w:p>
        </w:tc>
        <w:tc>
          <w:tcPr>
            <w:tcW w:w="1736" w:type="dxa"/>
            <w:vAlign w:val="center"/>
          </w:tcPr>
          <w:p w14:paraId="2BD0DE32" w14:textId="77777777" w:rsidR="00F10F57" w:rsidRDefault="00F10F57" w:rsidP="00EF163B">
            <w:pPr>
              <w:jc w:val="center"/>
            </w:pPr>
            <w:r>
              <w:t>Crawfordsville, IA</w:t>
            </w:r>
          </w:p>
        </w:tc>
        <w:tc>
          <w:tcPr>
            <w:tcW w:w="1066" w:type="dxa"/>
            <w:vAlign w:val="center"/>
          </w:tcPr>
          <w:p w14:paraId="06E8F58A" w14:textId="77777777" w:rsidR="00F10F57" w:rsidRDefault="00F10F57" w:rsidP="00EF163B">
            <w:pPr>
              <w:jc w:val="center"/>
            </w:pPr>
            <w:r>
              <w:t>18</w:t>
            </w:r>
          </w:p>
        </w:tc>
        <w:tc>
          <w:tcPr>
            <w:tcW w:w="2207" w:type="dxa"/>
            <w:vAlign w:val="center"/>
          </w:tcPr>
          <w:p w14:paraId="32206CA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20F4FB04" w14:textId="77777777" w:rsidR="00F10F57" w:rsidRDefault="00F10F57" w:rsidP="00EF163B">
            <w:pPr>
              <w:jc w:val="center"/>
            </w:pPr>
            <w:r w:rsidRPr="002B06C6">
              <w:t>Conventional</w:t>
            </w:r>
          </w:p>
        </w:tc>
        <w:tc>
          <w:tcPr>
            <w:tcW w:w="1041" w:type="dxa"/>
          </w:tcPr>
          <w:p w14:paraId="714E92B4" w14:textId="77777777" w:rsidR="00F10F57" w:rsidRDefault="00F10F57" w:rsidP="00EF163B">
            <w:pPr>
              <w:jc w:val="center"/>
            </w:pPr>
            <w:r>
              <w:t>111</w:t>
            </w:r>
          </w:p>
        </w:tc>
      </w:tr>
      <w:tr w:rsidR="00F10F57" w14:paraId="71F675D1" w14:textId="77777777" w:rsidTr="00F10F57">
        <w:trPr>
          <w:cantSplit/>
          <w:trHeight w:val="541"/>
          <w:jc w:val="center"/>
        </w:trPr>
        <w:tc>
          <w:tcPr>
            <w:tcW w:w="9805" w:type="dxa"/>
            <w:gridSpan w:val="7"/>
            <w:vAlign w:val="center"/>
          </w:tcPr>
          <w:p w14:paraId="04F7126B" w14:textId="3007F1CB" w:rsidR="00F10F57" w:rsidRDefault="00F10F57" w:rsidP="00F10F57">
            <w:r w:rsidRPr="00812C6B">
              <w:rPr>
                <w:i/>
                <w:iCs/>
              </w:rPr>
              <w:t>Illinois Sites</w:t>
            </w:r>
          </w:p>
        </w:tc>
      </w:tr>
      <w:tr w:rsidR="00F10F57" w14:paraId="769F4AF6" w14:textId="77777777" w:rsidTr="00F10F57">
        <w:trPr>
          <w:cantSplit/>
          <w:trHeight w:val="554"/>
          <w:jc w:val="center"/>
        </w:trPr>
        <w:tc>
          <w:tcPr>
            <w:tcW w:w="880" w:type="dxa"/>
            <w:vAlign w:val="center"/>
          </w:tcPr>
          <w:p w14:paraId="1712BCA7" w14:textId="77777777" w:rsidR="00F10F57" w:rsidRDefault="00F10F57" w:rsidP="00EF163B">
            <w:pPr>
              <w:jc w:val="center"/>
            </w:pPr>
            <w:r>
              <w:t>IL-1</w:t>
            </w:r>
          </w:p>
        </w:tc>
        <w:tc>
          <w:tcPr>
            <w:tcW w:w="1262" w:type="dxa"/>
            <w:vAlign w:val="center"/>
          </w:tcPr>
          <w:p w14:paraId="44DC1188" w14:textId="77777777" w:rsidR="00F10F57" w:rsidRDefault="00F10F57" w:rsidP="00EF163B">
            <w:pPr>
              <w:jc w:val="center"/>
            </w:pPr>
            <w:r>
              <w:t xml:space="preserve">41.84, </w:t>
            </w:r>
          </w:p>
          <w:p w14:paraId="49997775" w14:textId="77777777" w:rsidR="00F10F57" w:rsidRDefault="00F10F57" w:rsidP="00EF163B">
            <w:pPr>
              <w:jc w:val="center"/>
            </w:pPr>
            <w:r>
              <w:t>-88.86</w:t>
            </w:r>
          </w:p>
        </w:tc>
        <w:tc>
          <w:tcPr>
            <w:tcW w:w="1736" w:type="dxa"/>
            <w:vAlign w:val="center"/>
          </w:tcPr>
          <w:p w14:paraId="1F88904F" w14:textId="77777777" w:rsidR="00F10F57" w:rsidRDefault="00F10F57" w:rsidP="00EF163B">
            <w:pPr>
              <w:jc w:val="center"/>
            </w:pPr>
            <w:r>
              <w:t>Dekalb, IL</w:t>
            </w:r>
          </w:p>
        </w:tc>
        <w:tc>
          <w:tcPr>
            <w:tcW w:w="1066" w:type="dxa"/>
            <w:vAlign w:val="center"/>
          </w:tcPr>
          <w:p w14:paraId="5514E124" w14:textId="77777777" w:rsidR="00F10F57" w:rsidRDefault="00F10F57" w:rsidP="00EF163B">
            <w:pPr>
              <w:jc w:val="center"/>
            </w:pPr>
            <w:r>
              <w:t>10</w:t>
            </w:r>
          </w:p>
        </w:tc>
        <w:tc>
          <w:tcPr>
            <w:tcW w:w="2207" w:type="dxa"/>
            <w:vAlign w:val="center"/>
          </w:tcPr>
          <w:p w14:paraId="1D0E15FF"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406E8B0A" w14:textId="77777777" w:rsidR="00F10F57" w:rsidRDefault="00F10F57" w:rsidP="00EF163B">
            <w:pPr>
              <w:jc w:val="center"/>
            </w:pPr>
            <w:r w:rsidRPr="002B06C6">
              <w:t>Conventional</w:t>
            </w:r>
          </w:p>
        </w:tc>
        <w:tc>
          <w:tcPr>
            <w:tcW w:w="1041" w:type="dxa"/>
          </w:tcPr>
          <w:p w14:paraId="6BD8C955" w14:textId="77777777" w:rsidR="00F10F57" w:rsidRDefault="00F10F57" w:rsidP="00EF163B">
            <w:pPr>
              <w:jc w:val="center"/>
            </w:pPr>
            <w:r>
              <w:t>109</w:t>
            </w:r>
          </w:p>
        </w:tc>
      </w:tr>
      <w:tr w:rsidR="00F10F57" w14:paraId="0C88A235" w14:textId="77777777" w:rsidTr="00F10F57">
        <w:trPr>
          <w:cantSplit/>
          <w:trHeight w:val="541"/>
          <w:jc w:val="center"/>
        </w:trPr>
        <w:tc>
          <w:tcPr>
            <w:tcW w:w="880" w:type="dxa"/>
            <w:vAlign w:val="center"/>
          </w:tcPr>
          <w:p w14:paraId="580BB514" w14:textId="77777777" w:rsidR="00F10F57" w:rsidRDefault="00F10F57" w:rsidP="00EF163B">
            <w:pPr>
              <w:jc w:val="center"/>
            </w:pPr>
            <w:r>
              <w:t>IL-2</w:t>
            </w:r>
          </w:p>
        </w:tc>
        <w:tc>
          <w:tcPr>
            <w:tcW w:w="1262" w:type="dxa"/>
            <w:vAlign w:val="center"/>
          </w:tcPr>
          <w:p w14:paraId="542EA7E4" w14:textId="77777777" w:rsidR="00F10F57" w:rsidRDefault="00F10F57" w:rsidP="00EF163B">
            <w:pPr>
              <w:jc w:val="center"/>
            </w:pPr>
            <w:r>
              <w:t xml:space="preserve">40.93, </w:t>
            </w:r>
          </w:p>
          <w:p w14:paraId="1CEBB7B0" w14:textId="77777777" w:rsidR="00F10F57" w:rsidRDefault="00F10F57" w:rsidP="00EF163B">
            <w:pPr>
              <w:jc w:val="center"/>
            </w:pPr>
            <w:r>
              <w:t>-90.73</w:t>
            </w:r>
          </w:p>
        </w:tc>
        <w:tc>
          <w:tcPr>
            <w:tcW w:w="1736" w:type="dxa"/>
            <w:vAlign w:val="center"/>
          </w:tcPr>
          <w:p w14:paraId="19F296F5" w14:textId="77777777" w:rsidR="00F10F57" w:rsidRDefault="00F10F57" w:rsidP="00EF163B">
            <w:pPr>
              <w:jc w:val="center"/>
            </w:pPr>
            <w:r>
              <w:t>Monmouth, IL</w:t>
            </w:r>
          </w:p>
        </w:tc>
        <w:tc>
          <w:tcPr>
            <w:tcW w:w="1066" w:type="dxa"/>
            <w:vAlign w:val="center"/>
          </w:tcPr>
          <w:p w14:paraId="0A95FB71" w14:textId="77777777" w:rsidR="00F10F57" w:rsidRDefault="00F10F57" w:rsidP="00EF163B">
            <w:pPr>
              <w:jc w:val="center"/>
            </w:pPr>
            <w:r>
              <w:t>10</w:t>
            </w:r>
          </w:p>
        </w:tc>
        <w:tc>
          <w:tcPr>
            <w:tcW w:w="2207" w:type="dxa"/>
            <w:vAlign w:val="center"/>
          </w:tcPr>
          <w:p w14:paraId="36DBC7A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8868ACA" w14:textId="77777777" w:rsidR="00F10F57" w:rsidRDefault="00F10F57" w:rsidP="00EF163B">
            <w:pPr>
              <w:jc w:val="center"/>
            </w:pPr>
            <w:r w:rsidRPr="002B06C6">
              <w:t>Conventional</w:t>
            </w:r>
          </w:p>
        </w:tc>
        <w:tc>
          <w:tcPr>
            <w:tcW w:w="1041" w:type="dxa"/>
          </w:tcPr>
          <w:p w14:paraId="4C87214D" w14:textId="77777777" w:rsidR="00F10F57" w:rsidRDefault="00F10F57" w:rsidP="00EF163B">
            <w:pPr>
              <w:jc w:val="center"/>
            </w:pPr>
            <w:r>
              <w:t>113</w:t>
            </w:r>
          </w:p>
        </w:tc>
      </w:tr>
      <w:tr w:rsidR="00F10F57" w14:paraId="31330B0C" w14:textId="77777777" w:rsidTr="00F10F57">
        <w:trPr>
          <w:cantSplit/>
          <w:trHeight w:val="541"/>
          <w:jc w:val="center"/>
        </w:trPr>
        <w:tc>
          <w:tcPr>
            <w:tcW w:w="880" w:type="dxa"/>
            <w:vAlign w:val="center"/>
          </w:tcPr>
          <w:p w14:paraId="70C39368" w14:textId="77777777" w:rsidR="00F10F57" w:rsidRDefault="00F10F57" w:rsidP="00EF163B">
            <w:pPr>
              <w:jc w:val="center"/>
            </w:pPr>
            <w:r>
              <w:lastRenderedPageBreak/>
              <w:t>IL-3</w:t>
            </w:r>
          </w:p>
        </w:tc>
        <w:tc>
          <w:tcPr>
            <w:tcW w:w="1262" w:type="dxa"/>
            <w:vAlign w:val="center"/>
          </w:tcPr>
          <w:p w14:paraId="19FAF9EA" w14:textId="77777777" w:rsidR="00F10F57" w:rsidRDefault="00F10F57" w:rsidP="00EF163B">
            <w:pPr>
              <w:jc w:val="center"/>
            </w:pPr>
            <w:r>
              <w:t xml:space="preserve">39.80, </w:t>
            </w:r>
          </w:p>
          <w:p w14:paraId="4C5246AC" w14:textId="77777777" w:rsidR="00F10F57" w:rsidRDefault="00F10F57" w:rsidP="00EF163B">
            <w:pPr>
              <w:jc w:val="center"/>
            </w:pPr>
            <w:r>
              <w:t>-90.82</w:t>
            </w:r>
          </w:p>
        </w:tc>
        <w:tc>
          <w:tcPr>
            <w:tcW w:w="1736" w:type="dxa"/>
            <w:vAlign w:val="center"/>
          </w:tcPr>
          <w:p w14:paraId="0B6E04F6" w14:textId="77777777" w:rsidR="00F10F57" w:rsidRDefault="00F10F57" w:rsidP="00EF163B">
            <w:pPr>
              <w:jc w:val="center"/>
            </w:pPr>
            <w:r>
              <w:t>Orr Center, IL</w:t>
            </w:r>
          </w:p>
        </w:tc>
        <w:tc>
          <w:tcPr>
            <w:tcW w:w="1066" w:type="dxa"/>
            <w:vAlign w:val="center"/>
          </w:tcPr>
          <w:p w14:paraId="16C107FE" w14:textId="77777777" w:rsidR="00F10F57" w:rsidRDefault="00F10F57" w:rsidP="00EF163B">
            <w:pPr>
              <w:jc w:val="center"/>
            </w:pPr>
            <w:r>
              <w:t>10</w:t>
            </w:r>
          </w:p>
        </w:tc>
        <w:tc>
          <w:tcPr>
            <w:tcW w:w="2207" w:type="dxa"/>
            <w:vAlign w:val="center"/>
          </w:tcPr>
          <w:p w14:paraId="065C5EB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0AA31E1" w14:textId="77777777" w:rsidR="00F10F57" w:rsidRDefault="00F10F57" w:rsidP="00EF163B">
            <w:pPr>
              <w:jc w:val="center"/>
            </w:pPr>
            <w:r w:rsidRPr="002B06C6">
              <w:t>Conventional</w:t>
            </w:r>
          </w:p>
        </w:tc>
        <w:tc>
          <w:tcPr>
            <w:tcW w:w="1041" w:type="dxa"/>
          </w:tcPr>
          <w:p w14:paraId="3C483C56" w14:textId="77777777" w:rsidR="00F10F57" w:rsidRDefault="00F10F57" w:rsidP="00EF163B">
            <w:pPr>
              <w:jc w:val="center"/>
            </w:pPr>
            <w:r>
              <w:t>113</w:t>
            </w:r>
          </w:p>
        </w:tc>
      </w:tr>
      <w:tr w:rsidR="00F10F57" w14:paraId="7D342C37" w14:textId="77777777" w:rsidTr="00F10F57">
        <w:trPr>
          <w:cantSplit/>
          <w:trHeight w:val="541"/>
          <w:jc w:val="center"/>
        </w:trPr>
        <w:tc>
          <w:tcPr>
            <w:tcW w:w="880" w:type="dxa"/>
            <w:vAlign w:val="center"/>
          </w:tcPr>
          <w:p w14:paraId="0E3B87D4" w14:textId="77777777" w:rsidR="00F10F57" w:rsidRDefault="00F10F57" w:rsidP="00EF163B">
            <w:pPr>
              <w:jc w:val="center"/>
            </w:pPr>
            <w:r>
              <w:t>IL-4</w:t>
            </w:r>
          </w:p>
        </w:tc>
        <w:tc>
          <w:tcPr>
            <w:tcW w:w="1262" w:type="dxa"/>
            <w:vAlign w:val="center"/>
          </w:tcPr>
          <w:p w14:paraId="1CD699E6" w14:textId="77777777" w:rsidR="00F10F57" w:rsidRDefault="00F10F57" w:rsidP="00EF163B">
            <w:pPr>
              <w:jc w:val="center"/>
            </w:pPr>
            <w:r>
              <w:t xml:space="preserve">40.08, </w:t>
            </w:r>
          </w:p>
          <w:p w14:paraId="6FDAC3C6" w14:textId="77777777" w:rsidR="00F10F57" w:rsidRDefault="00F10F57" w:rsidP="00EF163B">
            <w:pPr>
              <w:jc w:val="center"/>
            </w:pPr>
            <w:r>
              <w:t>-88.22</w:t>
            </w:r>
          </w:p>
        </w:tc>
        <w:tc>
          <w:tcPr>
            <w:tcW w:w="1736" w:type="dxa"/>
            <w:vAlign w:val="center"/>
          </w:tcPr>
          <w:p w14:paraId="36957E1D" w14:textId="77777777" w:rsidR="00F10F57" w:rsidRDefault="00F10F57" w:rsidP="00EF163B">
            <w:pPr>
              <w:jc w:val="center"/>
            </w:pPr>
            <w:r>
              <w:t>Urbana, IL</w:t>
            </w:r>
          </w:p>
        </w:tc>
        <w:tc>
          <w:tcPr>
            <w:tcW w:w="1066" w:type="dxa"/>
            <w:vAlign w:val="center"/>
          </w:tcPr>
          <w:p w14:paraId="2013E9B1" w14:textId="77777777" w:rsidR="00F10F57" w:rsidRDefault="00F10F57" w:rsidP="00EF163B">
            <w:pPr>
              <w:jc w:val="center"/>
            </w:pPr>
            <w:r>
              <w:t>10</w:t>
            </w:r>
          </w:p>
        </w:tc>
        <w:tc>
          <w:tcPr>
            <w:tcW w:w="2207" w:type="dxa"/>
            <w:vAlign w:val="center"/>
          </w:tcPr>
          <w:p w14:paraId="36F8E5E5"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05985DAF" w14:textId="77777777" w:rsidR="00F10F57" w:rsidRDefault="00F10F57" w:rsidP="00EF163B">
            <w:pPr>
              <w:jc w:val="center"/>
            </w:pPr>
            <w:r w:rsidRPr="002B06C6">
              <w:t>Conventional</w:t>
            </w:r>
          </w:p>
        </w:tc>
        <w:tc>
          <w:tcPr>
            <w:tcW w:w="1041" w:type="dxa"/>
          </w:tcPr>
          <w:p w14:paraId="414EADBC" w14:textId="77777777" w:rsidR="00F10F57" w:rsidRDefault="00F10F57" w:rsidP="00EF163B">
            <w:pPr>
              <w:jc w:val="center"/>
            </w:pPr>
            <w:r>
              <w:t>112</w:t>
            </w:r>
          </w:p>
        </w:tc>
      </w:tr>
      <w:tr w:rsidR="00F10F57" w14:paraId="4640136D" w14:textId="77777777" w:rsidTr="00F10F57">
        <w:trPr>
          <w:cantSplit/>
          <w:trHeight w:val="554"/>
          <w:jc w:val="center"/>
        </w:trPr>
        <w:tc>
          <w:tcPr>
            <w:tcW w:w="880" w:type="dxa"/>
            <w:vAlign w:val="center"/>
          </w:tcPr>
          <w:p w14:paraId="55912B59" w14:textId="77777777" w:rsidR="00F10F57" w:rsidRDefault="00F10F57" w:rsidP="00EF163B">
            <w:pPr>
              <w:jc w:val="center"/>
            </w:pPr>
            <w:r>
              <w:t>IL-5</w:t>
            </w:r>
          </w:p>
        </w:tc>
        <w:tc>
          <w:tcPr>
            <w:tcW w:w="1262" w:type="dxa"/>
            <w:vAlign w:val="center"/>
          </w:tcPr>
          <w:p w14:paraId="3D38DF5B" w14:textId="77777777" w:rsidR="00F10F57" w:rsidRDefault="00F10F57" w:rsidP="00EF163B">
            <w:pPr>
              <w:jc w:val="center"/>
            </w:pPr>
            <w:r>
              <w:t xml:space="preserve">38.95, </w:t>
            </w:r>
          </w:p>
          <w:p w14:paraId="49DD80B9" w14:textId="77777777" w:rsidR="00F10F57" w:rsidRDefault="00F10F57" w:rsidP="00EF163B">
            <w:pPr>
              <w:jc w:val="center"/>
            </w:pPr>
            <w:r>
              <w:t>-88.96</w:t>
            </w:r>
          </w:p>
        </w:tc>
        <w:tc>
          <w:tcPr>
            <w:tcW w:w="1736" w:type="dxa"/>
            <w:vAlign w:val="center"/>
          </w:tcPr>
          <w:p w14:paraId="51A00ACE" w14:textId="77777777" w:rsidR="00F10F57" w:rsidRDefault="00F10F57" w:rsidP="00EF163B">
            <w:pPr>
              <w:jc w:val="center"/>
            </w:pPr>
            <w:r>
              <w:t>Brownstown, IL</w:t>
            </w:r>
          </w:p>
        </w:tc>
        <w:tc>
          <w:tcPr>
            <w:tcW w:w="1066" w:type="dxa"/>
            <w:vAlign w:val="center"/>
          </w:tcPr>
          <w:p w14:paraId="03CB5343" w14:textId="77777777" w:rsidR="00F10F57" w:rsidRDefault="00F10F57" w:rsidP="00EF163B">
            <w:pPr>
              <w:jc w:val="center"/>
            </w:pPr>
            <w:r>
              <w:t>8</w:t>
            </w:r>
          </w:p>
        </w:tc>
        <w:tc>
          <w:tcPr>
            <w:tcW w:w="2207" w:type="dxa"/>
            <w:vAlign w:val="center"/>
          </w:tcPr>
          <w:p w14:paraId="2A45DD5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55488487" w14:textId="77777777" w:rsidR="00F10F57" w:rsidRDefault="00F10F57" w:rsidP="00EF163B">
            <w:pPr>
              <w:jc w:val="center"/>
            </w:pPr>
            <w:r>
              <w:t>No-till</w:t>
            </w:r>
          </w:p>
        </w:tc>
        <w:tc>
          <w:tcPr>
            <w:tcW w:w="1041" w:type="dxa"/>
          </w:tcPr>
          <w:p w14:paraId="5A1124E7" w14:textId="77777777" w:rsidR="00F10F57" w:rsidRDefault="00F10F57" w:rsidP="00EF163B">
            <w:pPr>
              <w:jc w:val="center"/>
            </w:pPr>
            <w:r>
              <w:t>114</w:t>
            </w:r>
          </w:p>
        </w:tc>
      </w:tr>
      <w:tr w:rsidR="00F10F57" w14:paraId="01094F22" w14:textId="77777777" w:rsidTr="00F10F57">
        <w:trPr>
          <w:cantSplit/>
          <w:trHeight w:val="541"/>
          <w:jc w:val="center"/>
        </w:trPr>
        <w:tc>
          <w:tcPr>
            <w:tcW w:w="880" w:type="dxa"/>
            <w:vAlign w:val="center"/>
          </w:tcPr>
          <w:p w14:paraId="233623DA" w14:textId="77777777" w:rsidR="00F10F57" w:rsidRDefault="00F10F57" w:rsidP="00EF163B">
            <w:pPr>
              <w:jc w:val="center"/>
            </w:pPr>
            <w:r>
              <w:t>IL-6</w:t>
            </w:r>
          </w:p>
        </w:tc>
        <w:tc>
          <w:tcPr>
            <w:tcW w:w="1262" w:type="dxa"/>
            <w:vAlign w:val="center"/>
          </w:tcPr>
          <w:p w14:paraId="6F0A2135" w14:textId="77777777" w:rsidR="00F10F57" w:rsidRDefault="00F10F57" w:rsidP="00EF163B">
            <w:pPr>
              <w:jc w:val="center"/>
            </w:pPr>
            <w:r>
              <w:t xml:space="preserve">37.46, </w:t>
            </w:r>
          </w:p>
          <w:p w14:paraId="72A8E53D" w14:textId="77777777" w:rsidR="00F10F57" w:rsidRDefault="00F10F57" w:rsidP="00EF163B">
            <w:pPr>
              <w:jc w:val="center"/>
            </w:pPr>
            <w:r>
              <w:t>-88.72</w:t>
            </w:r>
          </w:p>
        </w:tc>
        <w:tc>
          <w:tcPr>
            <w:tcW w:w="1736" w:type="dxa"/>
            <w:vAlign w:val="center"/>
          </w:tcPr>
          <w:p w14:paraId="546F4015" w14:textId="77777777" w:rsidR="00F10F57" w:rsidRDefault="00F10F57" w:rsidP="00EF163B">
            <w:pPr>
              <w:jc w:val="center"/>
            </w:pPr>
            <w:r>
              <w:t>Dixon Springs, IL upland area</w:t>
            </w:r>
          </w:p>
        </w:tc>
        <w:tc>
          <w:tcPr>
            <w:tcW w:w="1066" w:type="dxa"/>
            <w:vAlign w:val="center"/>
          </w:tcPr>
          <w:p w14:paraId="4AFA4743" w14:textId="77777777" w:rsidR="00F10F57" w:rsidRDefault="00F10F57" w:rsidP="00EF163B">
            <w:pPr>
              <w:jc w:val="center"/>
            </w:pPr>
            <w:r>
              <w:t>10</w:t>
            </w:r>
          </w:p>
        </w:tc>
        <w:tc>
          <w:tcPr>
            <w:tcW w:w="2207" w:type="dxa"/>
            <w:vAlign w:val="center"/>
          </w:tcPr>
          <w:p w14:paraId="7E8CA2D0"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744EFEB8" w14:textId="77777777" w:rsidR="00F10F57" w:rsidRDefault="00F10F57" w:rsidP="00EF163B">
            <w:pPr>
              <w:jc w:val="center"/>
            </w:pPr>
            <w:r>
              <w:t>No-till</w:t>
            </w:r>
          </w:p>
        </w:tc>
        <w:tc>
          <w:tcPr>
            <w:tcW w:w="1041" w:type="dxa"/>
          </w:tcPr>
          <w:p w14:paraId="158ECE1C" w14:textId="77777777" w:rsidR="00F10F57" w:rsidRDefault="00F10F57" w:rsidP="00EF163B">
            <w:pPr>
              <w:jc w:val="center"/>
            </w:pPr>
            <w:r>
              <w:t>113</w:t>
            </w:r>
          </w:p>
        </w:tc>
      </w:tr>
      <w:tr w:rsidR="00F10F57" w14:paraId="173C935D" w14:textId="77777777" w:rsidTr="00F10F57">
        <w:trPr>
          <w:cantSplit/>
          <w:trHeight w:val="818"/>
          <w:jc w:val="center"/>
        </w:trPr>
        <w:tc>
          <w:tcPr>
            <w:tcW w:w="880" w:type="dxa"/>
            <w:vAlign w:val="center"/>
          </w:tcPr>
          <w:p w14:paraId="5D2D851F" w14:textId="77777777" w:rsidR="00F10F57" w:rsidRDefault="00F10F57" w:rsidP="00EF163B">
            <w:pPr>
              <w:jc w:val="center"/>
            </w:pPr>
            <w:r>
              <w:t>IL-7</w:t>
            </w:r>
          </w:p>
        </w:tc>
        <w:tc>
          <w:tcPr>
            <w:tcW w:w="1262" w:type="dxa"/>
            <w:vAlign w:val="center"/>
          </w:tcPr>
          <w:p w14:paraId="3658D1D4" w14:textId="77777777" w:rsidR="00F10F57" w:rsidRDefault="00F10F57" w:rsidP="00EF163B">
            <w:pPr>
              <w:jc w:val="center"/>
            </w:pPr>
            <w:r>
              <w:t xml:space="preserve">37.42, </w:t>
            </w:r>
          </w:p>
          <w:p w14:paraId="08766F9C" w14:textId="77777777" w:rsidR="00F10F57" w:rsidRDefault="00F10F57" w:rsidP="00EF163B">
            <w:pPr>
              <w:jc w:val="center"/>
            </w:pPr>
            <w:r>
              <w:t>-88.66</w:t>
            </w:r>
          </w:p>
        </w:tc>
        <w:tc>
          <w:tcPr>
            <w:tcW w:w="1736" w:type="dxa"/>
            <w:vAlign w:val="center"/>
          </w:tcPr>
          <w:p w14:paraId="42A472FD" w14:textId="77777777" w:rsidR="00F10F57" w:rsidRDefault="00F10F57" w:rsidP="00EF163B">
            <w:pPr>
              <w:jc w:val="center"/>
            </w:pPr>
            <w:r>
              <w:t>Dixon Springs, IL lowland area</w:t>
            </w:r>
          </w:p>
        </w:tc>
        <w:tc>
          <w:tcPr>
            <w:tcW w:w="1066" w:type="dxa"/>
            <w:vAlign w:val="center"/>
          </w:tcPr>
          <w:p w14:paraId="39DC1A0B" w14:textId="77777777" w:rsidR="00F10F57" w:rsidRDefault="00F10F57" w:rsidP="00EF163B">
            <w:pPr>
              <w:jc w:val="center"/>
            </w:pPr>
            <w:r>
              <w:t>10</w:t>
            </w:r>
          </w:p>
        </w:tc>
        <w:tc>
          <w:tcPr>
            <w:tcW w:w="2207" w:type="dxa"/>
            <w:vAlign w:val="center"/>
          </w:tcPr>
          <w:p w14:paraId="4BDFF26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69646F61" w14:textId="77777777" w:rsidR="00F10F57" w:rsidRDefault="00F10F57" w:rsidP="00EF163B">
            <w:pPr>
              <w:jc w:val="center"/>
            </w:pPr>
            <w:r>
              <w:t>No-till</w:t>
            </w:r>
          </w:p>
        </w:tc>
        <w:tc>
          <w:tcPr>
            <w:tcW w:w="1041" w:type="dxa"/>
          </w:tcPr>
          <w:p w14:paraId="4D11BB06" w14:textId="77777777" w:rsidR="00F10F57" w:rsidRDefault="00F10F57" w:rsidP="00EF163B">
            <w:pPr>
              <w:jc w:val="center"/>
            </w:pPr>
            <w:r>
              <w:t>113</w:t>
            </w:r>
          </w:p>
        </w:tc>
      </w:tr>
      <w:tr w:rsidR="00F10F57" w14:paraId="386D7559" w14:textId="77777777" w:rsidTr="00F10F57">
        <w:trPr>
          <w:cantSplit/>
          <w:trHeight w:val="818"/>
          <w:jc w:val="center"/>
        </w:trPr>
        <w:tc>
          <w:tcPr>
            <w:tcW w:w="9805" w:type="dxa"/>
            <w:gridSpan w:val="7"/>
          </w:tcPr>
          <w:p w14:paraId="09EE1761" w14:textId="77777777" w:rsidR="00F10F57" w:rsidRDefault="00F10F57" w:rsidP="00F10F57">
            <w:r>
              <w:rPr>
                <w:rFonts w:cstheme="minorHAnsi"/>
              </w:rPr>
              <w:t>†</w:t>
            </w:r>
            <w:r>
              <w:t xml:space="preserve">Conventional tillage consisted of chisel plowing in the fall following harvest and field cultivation in the spring for all phases of all crop rotations. </w:t>
            </w:r>
          </w:p>
        </w:tc>
      </w:tr>
    </w:tbl>
    <w:p w14:paraId="5A3B9A64" w14:textId="77777777" w:rsidR="00F10F57" w:rsidRDefault="00F10F57" w:rsidP="00F10F57"/>
    <w:p w14:paraId="1E81D7C2" w14:textId="0DC8A314" w:rsidR="007E45D5" w:rsidRDefault="00445C54" w:rsidP="00554F96">
      <w:r>
        <w:rPr>
          <w:noProof/>
        </w:rPr>
        <w:drawing>
          <wp:inline distT="0" distB="0" distL="0" distR="0" wp14:anchorId="564E5329" wp14:editId="22765C63">
            <wp:extent cx="5943600" cy="3675380"/>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6524EA1D" w14:textId="54364F0C" w:rsidR="00DD6646" w:rsidRDefault="00DD6646" w:rsidP="00554F96"/>
    <w:p w14:paraId="42836A82" w14:textId="1566C9AA" w:rsidR="00DD6646" w:rsidRPr="00554F96" w:rsidRDefault="00DD6646" w:rsidP="00554F96">
      <w:r>
        <w:rPr>
          <w:noProof/>
        </w:rPr>
        <w:lastRenderedPageBreak/>
        <w:drawing>
          <wp:inline distT="0" distB="0" distL="0" distR="0" wp14:anchorId="23533070" wp14:editId="17008C45">
            <wp:extent cx="5943600" cy="3459480"/>
            <wp:effectExtent l="0" t="0" r="0" b="762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sectPr w:rsidR="00DD6646" w:rsidRPr="00554F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otirios Archontoulis" w:date="2021-07-11T15:39:00Z" w:initials="AS[">
    <w:p w14:paraId="4E9335DC" w14:textId="77777777" w:rsidR="007E45D5" w:rsidRDefault="007E45D5" w:rsidP="007366F1">
      <w:pPr>
        <w:pStyle w:val="CommentText"/>
      </w:pPr>
      <w:r>
        <w:rPr>
          <w:rStyle w:val="CommentReference"/>
        </w:rPr>
        <w:annotationRef/>
      </w:r>
      <w:r>
        <w:t>Thinking here of a second panel in which we show the problem we try to solve with modeling. Will work and get you some data to get a 2</w:t>
      </w:r>
      <w:r w:rsidRPr="00CC5F91">
        <w:rPr>
          <w:vertAlign w:val="superscript"/>
        </w:rPr>
        <w:t>nd</w:t>
      </w:r>
      <w:r>
        <w:t xml:space="preserve"> panel fig</w:t>
      </w:r>
    </w:p>
  </w:comment>
  <w:comment w:id="4" w:author="Mitch Baum" w:date="2021-07-15T12:49:00Z" w:initials="MB">
    <w:p w14:paraId="008620A0" w14:textId="77777777" w:rsidR="007E45D5" w:rsidRDefault="007E45D5" w:rsidP="00601DC9">
      <w:pPr>
        <w:pStyle w:val="CommentText"/>
      </w:pPr>
      <w:r>
        <w:rPr>
          <w:rStyle w:val="CommentReference"/>
        </w:rPr>
        <w:annotationRef/>
      </w:r>
      <w:r>
        <w:t>I will attach a figure showing this. I tried to replicate your style of making figures, so let me know if you want anything changed.</w:t>
      </w:r>
    </w:p>
  </w:comment>
  <w:comment w:id="5" w:author="Sotirios Archontoulis" w:date="2021-07-11T12:28:00Z" w:initials="AS[">
    <w:p w14:paraId="349E5C96" w14:textId="77777777" w:rsidR="007E45D5" w:rsidRDefault="007E45D5" w:rsidP="004A2036">
      <w:pPr>
        <w:pStyle w:val="CommentText"/>
      </w:pPr>
      <w:r>
        <w:rPr>
          <w:rStyle w:val="CommentReference"/>
        </w:rPr>
        <w:annotationRef/>
      </w:r>
      <w:r>
        <w:t>I think it will be better having this after the stat section</w:t>
      </w:r>
    </w:p>
    <w:p w14:paraId="3A52C4C1" w14:textId="77777777" w:rsidR="007E45D5" w:rsidRDefault="007E45D5" w:rsidP="004A2036">
      <w:pPr>
        <w:pStyle w:val="CommentText"/>
      </w:pPr>
    </w:p>
    <w:p w14:paraId="1452F26D" w14:textId="77777777" w:rsidR="007E45D5" w:rsidRDefault="007E45D5" w:rsidP="004A2036">
      <w:pPr>
        <w:pStyle w:val="CommentText"/>
      </w:pPr>
      <w:r>
        <w:t xml:space="preserve">The </w:t>
      </w:r>
      <w:proofErr w:type="spellStart"/>
      <w:r>
        <w:t>apsim</w:t>
      </w:r>
      <w:proofErr w:type="spellEnd"/>
      <w:r>
        <w:t xml:space="preserve"> modeling section reads well, few edits to be added in the next round</w:t>
      </w:r>
    </w:p>
    <w:p w14:paraId="4D2AF459" w14:textId="77777777" w:rsidR="007E45D5" w:rsidRDefault="007E45D5" w:rsidP="004A2036">
      <w:pPr>
        <w:pStyle w:val="CommentText"/>
      </w:pPr>
    </w:p>
    <w:p w14:paraId="03ECCF61" w14:textId="77777777" w:rsidR="007E45D5" w:rsidRDefault="007E45D5" w:rsidP="004A2036">
      <w:pPr>
        <w:pStyle w:val="CommentText"/>
      </w:pPr>
      <w:proofErr w:type="gramStart"/>
      <w:r>
        <w:t>Also</w:t>
      </w:r>
      <w:proofErr w:type="gramEnd"/>
      <w:r>
        <w:t xml:space="preserve"> to say that start analysis informed modeling scenarios, you had a nice conceptual fig I think. </w:t>
      </w:r>
    </w:p>
  </w:comment>
  <w:comment w:id="11" w:author="Sotirios Archontoulis" w:date="2021-07-11T12:46:00Z" w:initials="AS[">
    <w:p w14:paraId="0CBFB37C" w14:textId="77777777" w:rsidR="007E45D5" w:rsidRDefault="007E45D5" w:rsidP="00C41363">
      <w:pPr>
        <w:pStyle w:val="CommentText"/>
      </w:pPr>
      <w:r>
        <w:rPr>
          <w:rStyle w:val="CommentReference"/>
        </w:rPr>
        <w:annotationRef/>
      </w:r>
      <w:r>
        <w:t xml:space="preserve">Check with Gentry et al., 2013 AJ as I think she reported that years in CC contributed towards the CC penalty but not sure. </w:t>
      </w:r>
    </w:p>
  </w:comment>
  <w:comment w:id="12" w:author="Mitch Baum" w:date="2021-07-15T14:10:00Z" w:initials="MB">
    <w:p w14:paraId="31556301" w14:textId="77777777" w:rsidR="007E45D5" w:rsidRDefault="007E45D5" w:rsidP="00601DC9">
      <w:pPr>
        <w:pStyle w:val="CommentText"/>
      </w:pPr>
      <w:r>
        <w:rPr>
          <w:rStyle w:val="CommentReference"/>
        </w:rPr>
        <w:annotationRef/>
      </w:r>
      <w:r>
        <w:t>six?</w:t>
      </w:r>
    </w:p>
  </w:comment>
  <w:comment w:id="14" w:author="Sotirios Archontoulis" w:date="2021-07-11T15:42:00Z" w:initials="AS[">
    <w:p w14:paraId="33C3F7BA" w14:textId="77777777" w:rsidR="007E45D5" w:rsidRDefault="007E45D5" w:rsidP="00AC3C1C">
      <w:pPr>
        <w:pStyle w:val="CommentText"/>
      </w:pPr>
      <w:r>
        <w:rPr>
          <w:rStyle w:val="CommentReference"/>
        </w:rPr>
        <w:annotationRef/>
      </w:r>
      <w:r>
        <w:t>I love this table!</w:t>
      </w:r>
    </w:p>
  </w:comment>
  <w:comment w:id="15" w:author="Mitch Baum" w:date="2021-07-15T11:22:00Z" w:initials="MB">
    <w:p w14:paraId="000376A9" w14:textId="77777777" w:rsidR="007E45D5" w:rsidRDefault="007E45D5" w:rsidP="00601DC9">
      <w:pPr>
        <w:pStyle w:val="CommentText"/>
      </w:pPr>
      <w:r>
        <w:rPr>
          <w:rStyle w:val="CommentReference"/>
        </w:rPr>
        <w:annotationRef/>
      </w:r>
      <w:r>
        <w:t xml:space="preserve">Great table, you might consider add a section with N dynamics between the two rotations. For </w:t>
      </w:r>
      <w:proofErr w:type="gramStart"/>
      <w:r>
        <w:t>instance</w:t>
      </w:r>
      <w:proofErr w:type="gramEnd"/>
      <w:r>
        <w:t xml:space="preserve"> Carpenter-Boggs 2000 found similar Net N mineralized throughout the growing season but CS rotations had greater initial inorganic N. </w:t>
      </w:r>
      <w:proofErr w:type="spellStart"/>
      <w:r>
        <w:t>Andraski</w:t>
      </w:r>
      <w:proofErr w:type="spellEnd"/>
      <w:r>
        <w:t xml:space="preserve"> and Bundy 2008, found lower spring mineralization with greater residue amounts on the soil surface (same reason explained in "Delayed emergence" section), but the loss of spring mineralization could be overcome by increased fertilization. </w:t>
      </w:r>
    </w:p>
  </w:comment>
  <w:comment w:id="20" w:author="Sotirios Archontoulis" w:date="2021-07-11T15:44:00Z" w:initials="AS[">
    <w:p w14:paraId="4D9C7AB2" w14:textId="77777777" w:rsidR="00B547F3" w:rsidRDefault="00B547F3" w:rsidP="00B547F3">
      <w:pPr>
        <w:pStyle w:val="CommentText"/>
      </w:pPr>
      <w:r>
        <w:rPr>
          <w:rStyle w:val="CommentReference"/>
        </w:rPr>
        <w:annotationRef/>
      </w:r>
      <w:r>
        <w:t xml:space="preserve">Great fig, but do you need to have something in the x-axis? Count? </w:t>
      </w:r>
    </w:p>
    <w:p w14:paraId="071BE41F" w14:textId="77777777" w:rsidR="00B547F3" w:rsidRDefault="00B547F3" w:rsidP="00B547F3">
      <w:pPr>
        <w:pStyle w:val="CommentText"/>
      </w:pPr>
    </w:p>
    <w:p w14:paraId="540B2A7D" w14:textId="77777777" w:rsidR="00B547F3" w:rsidRDefault="00B547F3" w:rsidP="00B547F3">
      <w:pPr>
        <w:pStyle w:val="CommentText"/>
      </w:pPr>
      <w:proofErr w:type="gramStart"/>
      <w:r>
        <w:t>Also</w:t>
      </w:r>
      <w:proofErr w:type="gramEnd"/>
      <w:r>
        <w:t xml:space="preserve"> we need a </w:t>
      </w:r>
      <w:proofErr w:type="spellStart"/>
      <w:r>
        <w:t>parag</w:t>
      </w:r>
      <w:proofErr w:type="spellEnd"/>
      <w:r>
        <w:t xml:space="preserve"> on the following</w:t>
      </w:r>
    </w:p>
    <w:p w14:paraId="4B69E436" w14:textId="77777777" w:rsidR="00B547F3" w:rsidRDefault="00B547F3" w:rsidP="00B547F3">
      <w:pPr>
        <w:pStyle w:val="CommentText"/>
      </w:pPr>
      <w:r>
        <w:t xml:space="preserve">Which site years had the highest and which site years had the lowest CC penalty. Then some explanation on the why if possible. </w:t>
      </w:r>
    </w:p>
  </w:comment>
  <w:comment w:id="22" w:author="Virginia Nichols" w:date="2021-07-09T09:10:00Z" w:initials="VN">
    <w:p w14:paraId="655D3D7D" w14:textId="77777777" w:rsidR="007E45D5" w:rsidRDefault="007E45D5">
      <w:pPr>
        <w:pStyle w:val="CommentText"/>
      </w:pPr>
      <w:r>
        <w:rPr>
          <w:rStyle w:val="CommentReference"/>
        </w:rPr>
        <w:annotationRef/>
      </w:r>
      <w:r>
        <w:t xml:space="preserve">This part can become the meat of the paper, but for the dissertation I don’t think I can say anything definitive. </w:t>
      </w:r>
    </w:p>
  </w:comment>
  <w:comment w:id="23" w:author="Virginia Nichols" w:date="2021-07-09T09:10:00Z" w:initials="VN">
    <w:p w14:paraId="450CC465" w14:textId="77777777" w:rsidR="007E45D5" w:rsidRDefault="007E45D5">
      <w:pPr>
        <w:pStyle w:val="CommentText"/>
      </w:pPr>
      <w:r>
        <w:rPr>
          <w:rStyle w:val="CommentReference"/>
        </w:rPr>
        <w:annotationRef/>
      </w:r>
    </w:p>
  </w:comment>
  <w:comment w:id="24" w:author="Sotirios Archontoulis" w:date="2021-07-11T15:45:00Z" w:initials="AS[">
    <w:p w14:paraId="15D72452" w14:textId="77777777" w:rsidR="007E45D5" w:rsidRDefault="007E45D5">
      <w:pPr>
        <w:pStyle w:val="CommentText"/>
      </w:pPr>
      <w:r>
        <w:rPr>
          <w:rStyle w:val="CommentReference"/>
        </w:rPr>
        <w:annotationRef/>
      </w:r>
      <w:r>
        <w:t xml:space="preserve">I agree, let me have a look at what mitch on the dynamic and by the time you came back from vacation we should have an answer. </w:t>
      </w:r>
    </w:p>
  </w:comment>
  <w:comment w:id="26" w:author="Sotirios Archontoulis" w:date="2021-07-11T12:52:00Z" w:initials="AS[">
    <w:p w14:paraId="79991828" w14:textId="77777777" w:rsidR="007E45D5" w:rsidRDefault="007E45D5">
      <w:pPr>
        <w:pStyle w:val="CommentText"/>
      </w:pPr>
      <w:r>
        <w:rPr>
          <w:rStyle w:val="CommentReference"/>
        </w:rPr>
        <w:annotationRef/>
      </w:r>
      <w:r>
        <w:t>Excellent point</w:t>
      </w:r>
    </w:p>
  </w:comment>
  <w:comment w:id="28" w:author="Sotirios Archontoulis" w:date="2021-07-11T12:57:00Z" w:initials="AS[">
    <w:p w14:paraId="0140A37B" w14:textId="77777777" w:rsidR="007E45D5" w:rsidRDefault="007E45D5">
      <w:pPr>
        <w:pStyle w:val="CommentText"/>
      </w:pPr>
      <w:r>
        <w:rPr>
          <w:rStyle w:val="CommentReference"/>
        </w:rPr>
        <w:annotationRef/>
      </w:r>
      <w:r>
        <w:t>Just a few sentences to consider</w:t>
      </w:r>
    </w:p>
  </w:comment>
  <w:comment w:id="37" w:author="Sotirios Archontoulis" w:date="2021-07-11T12:57:00Z" w:initials="AS[">
    <w:p w14:paraId="27CC5D5B" w14:textId="77777777" w:rsidR="007E45D5" w:rsidRDefault="007E45D5">
      <w:pPr>
        <w:pStyle w:val="CommentText"/>
      </w:pPr>
      <w:r>
        <w:rPr>
          <w:rStyle w:val="CommentReference"/>
        </w:rPr>
        <w:annotationRef/>
      </w:r>
      <w:r>
        <w:t>If you get to space limits, remove this</w:t>
      </w:r>
    </w:p>
  </w:comment>
  <w:comment w:id="38" w:author="Sotirios Archontoulis" w:date="2021-07-11T12:58:00Z" w:initials="AS[">
    <w:p w14:paraId="66264453" w14:textId="77777777" w:rsidR="007E45D5" w:rsidRDefault="007E45D5">
      <w:pPr>
        <w:pStyle w:val="CommentText"/>
      </w:pPr>
      <w:r>
        <w:rPr>
          <w:rStyle w:val="CommentReference"/>
        </w:rPr>
        <w:annotationRef/>
      </w:r>
      <w:r>
        <w:t>I do not understand this, either elaborate more or remove it</w:t>
      </w:r>
    </w:p>
  </w:comment>
  <w:comment w:id="39" w:author="Sotirios Archontoulis" w:date="2021-07-11T12:59:00Z" w:initials="AS[">
    <w:p w14:paraId="65180871" w14:textId="77777777" w:rsidR="007E45D5" w:rsidRDefault="007E45D5">
      <w:pPr>
        <w:pStyle w:val="CommentText"/>
      </w:pPr>
      <w:r>
        <w:rPr>
          <w:rStyle w:val="CommentReference"/>
        </w:rPr>
        <w:annotationRef/>
      </w:r>
      <w:r>
        <w:t xml:space="preserve">You have convinced me that the residue by itself is not the main reason. However, there may be a complex interaction between residue and something else that we have not locate yet? May be good framing all this as “literature data and our data suggest that but there may other residue interactions interaction (residue </w:t>
      </w:r>
      <w:r>
        <w:sym w:font="Wingdings" w:char="F0E0"/>
      </w:r>
      <w:r>
        <w:t xml:space="preserve"> diseases --… that we are not able to quantify in this study. A though. Just leave a bit the door open, who knows how the reviewer will reach to it. </w:t>
      </w:r>
    </w:p>
  </w:comment>
  <w:comment w:id="58" w:author="Sotirios Archontoulis" w:date="2021-07-11T15:36:00Z" w:initials="AS[">
    <w:p w14:paraId="3B9EDDF9" w14:textId="77777777" w:rsidR="00F10F57" w:rsidRDefault="00F10F57" w:rsidP="00F10F57">
      <w:pPr>
        <w:pStyle w:val="CommentText"/>
      </w:pPr>
      <w:r>
        <w:rPr>
          <w:rStyle w:val="CommentReference"/>
        </w:rPr>
        <w:annotationRef/>
      </w:r>
      <w:r>
        <w:t>For supp materials</w:t>
      </w:r>
    </w:p>
  </w:comment>
  <w:comment w:id="59" w:author="Mitch Baum" w:date="2021-07-15T11:27:00Z" w:initials="MB">
    <w:p w14:paraId="58B665A8" w14:textId="77777777" w:rsidR="00F10F57" w:rsidRDefault="00F10F57" w:rsidP="00F10F57">
      <w:pPr>
        <w:pStyle w:val="CommentText"/>
      </w:pPr>
      <w:r>
        <w:rPr>
          <w:rStyle w:val="CommentReference"/>
        </w:rPr>
        <w:annotationRef/>
      </w:r>
      <w:r>
        <w:t>Conventional tillage is fall chisel plow and spring field cultivation.</w:t>
      </w:r>
    </w:p>
    <w:p w14:paraId="6866D3D1" w14:textId="77777777" w:rsidR="00F10F57" w:rsidRDefault="00F10F57" w:rsidP="00F10F57">
      <w:pPr>
        <w:pStyle w:val="CommentText"/>
      </w:pPr>
      <w:r>
        <w:t xml:space="preserve">I can add more sections if necessary, but sections that include dates (planting, tillage, </w:t>
      </w:r>
      <w:proofErr w:type="spellStart"/>
      <w:r>
        <w:t>fert</w:t>
      </w:r>
      <w:proofErr w:type="spellEnd"/>
      <w:r>
        <w:t xml:space="preserve"> </w:t>
      </w:r>
      <w:proofErr w:type="gramStart"/>
      <w:r>
        <w:t>.....</w:t>
      </w:r>
      <w:proofErr w:type="gramEnd"/>
      <w:r>
        <w:t>) have large variability and are often inconstant within a 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335DC" w15:done="1"/>
  <w15:commentEx w15:paraId="008620A0" w15:done="1"/>
  <w15:commentEx w15:paraId="03ECCF61" w15:done="0"/>
  <w15:commentEx w15:paraId="0CBFB37C" w15:done="1"/>
  <w15:commentEx w15:paraId="31556301" w15:done="0"/>
  <w15:commentEx w15:paraId="33C3F7BA" w15:done="0"/>
  <w15:commentEx w15:paraId="000376A9" w15:done="0"/>
  <w15:commentEx w15:paraId="4B69E436" w15:done="0"/>
  <w15:commentEx w15:paraId="655D3D7D" w15:done="0"/>
  <w15:commentEx w15:paraId="450CC465" w15:done="0"/>
  <w15:commentEx w15:paraId="15D72452" w15:done="0"/>
  <w15:commentEx w15:paraId="79991828" w15:done="0"/>
  <w15:commentEx w15:paraId="0140A37B" w15:done="0"/>
  <w15:commentEx w15:paraId="27CC5D5B" w15:done="0"/>
  <w15:commentEx w15:paraId="66264453" w15:done="0"/>
  <w15:commentEx w15:paraId="65180871" w15:done="0"/>
  <w15:commentEx w15:paraId="3B9EDDF9" w15:done="1"/>
  <w15:commentEx w15:paraId="6866D3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59059" w16cex:dateUtc="2021-07-11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335DC" w16cid:durableId="24AA462E"/>
  <w16cid:commentId w16cid:paraId="008620A0" w16cid:durableId="24AA462F"/>
  <w16cid:commentId w16cid:paraId="03ECCF61" w16cid:durableId="24AA4630"/>
  <w16cid:commentId w16cid:paraId="0CBFB37C" w16cid:durableId="24AA4633"/>
  <w16cid:commentId w16cid:paraId="31556301" w16cid:durableId="24AA4634"/>
  <w16cid:commentId w16cid:paraId="33C3F7BA" w16cid:durableId="24AA4635"/>
  <w16cid:commentId w16cid:paraId="000376A9" w16cid:durableId="24AA4636"/>
  <w16cid:commentId w16cid:paraId="4B69E436" w16cid:durableId="24959059"/>
  <w16cid:commentId w16cid:paraId="655D3D7D" w16cid:durableId="24AA4639"/>
  <w16cid:commentId w16cid:paraId="450CC465" w16cid:durableId="24AA463A"/>
  <w16cid:commentId w16cid:paraId="15D72452" w16cid:durableId="24AA463B"/>
  <w16cid:commentId w16cid:paraId="79991828" w16cid:durableId="24AA463C"/>
  <w16cid:commentId w16cid:paraId="0140A37B" w16cid:durableId="24AA463D"/>
  <w16cid:commentId w16cid:paraId="27CC5D5B" w16cid:durableId="24AA463E"/>
  <w16cid:commentId w16cid:paraId="66264453" w16cid:durableId="24AA463F"/>
  <w16cid:commentId w16cid:paraId="65180871" w16cid:durableId="24AA4640"/>
  <w16cid:commentId w16cid:paraId="3B9EDDF9" w16cid:durableId="24AA462C"/>
  <w16cid:commentId w16cid:paraId="6866D3D1" w16cid:durableId="24AA46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2"/>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tirios Archontoulis">
    <w15:presenceInfo w15:providerId="AD" w15:userId="S::sarchont@iastate.edu::baea535f-0ef0-448a-a6fc-2735ba14392c"/>
  </w15:person>
  <w15:person w15:author="Mitch Baum">
    <w15:presenceInfo w15:providerId="Windows Live" w15:userId="d3be99782267cced"/>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AwNjM3MzIwMzAyNjNW0lEKTi0uzszPAykwrAUAIKoD3ywAAAA="/>
  </w:docVars>
  <w:rsids>
    <w:rsidRoot w:val="006571EF"/>
    <w:rsid w:val="000262A1"/>
    <w:rsid w:val="00061638"/>
    <w:rsid w:val="0009572C"/>
    <w:rsid w:val="000A0D2D"/>
    <w:rsid w:val="000A6FE5"/>
    <w:rsid w:val="000B1F60"/>
    <w:rsid w:val="000C09D6"/>
    <w:rsid w:val="000D294A"/>
    <w:rsid w:val="001212DB"/>
    <w:rsid w:val="00140FA1"/>
    <w:rsid w:val="001469AE"/>
    <w:rsid w:val="0015749E"/>
    <w:rsid w:val="0016341B"/>
    <w:rsid w:val="00180978"/>
    <w:rsid w:val="00190745"/>
    <w:rsid w:val="001A5CAE"/>
    <w:rsid w:val="001A6567"/>
    <w:rsid w:val="001B1F34"/>
    <w:rsid w:val="001D14ED"/>
    <w:rsid w:val="001D4534"/>
    <w:rsid w:val="001D57DF"/>
    <w:rsid w:val="001D7219"/>
    <w:rsid w:val="001F09D0"/>
    <w:rsid w:val="001F1D4B"/>
    <w:rsid w:val="001F5F61"/>
    <w:rsid w:val="001F63AC"/>
    <w:rsid w:val="0020320B"/>
    <w:rsid w:val="002122B0"/>
    <w:rsid w:val="00220C13"/>
    <w:rsid w:val="00221B13"/>
    <w:rsid w:val="00227E9D"/>
    <w:rsid w:val="002318AB"/>
    <w:rsid w:val="00234AEC"/>
    <w:rsid w:val="00240933"/>
    <w:rsid w:val="0024688F"/>
    <w:rsid w:val="0024701C"/>
    <w:rsid w:val="00247E8D"/>
    <w:rsid w:val="00263842"/>
    <w:rsid w:val="0027159C"/>
    <w:rsid w:val="002727D8"/>
    <w:rsid w:val="00277268"/>
    <w:rsid w:val="00282D8A"/>
    <w:rsid w:val="002977A0"/>
    <w:rsid w:val="002A0FB6"/>
    <w:rsid w:val="002A7319"/>
    <w:rsid w:val="002A7D1B"/>
    <w:rsid w:val="002B3D73"/>
    <w:rsid w:val="002B6B3A"/>
    <w:rsid w:val="002C3712"/>
    <w:rsid w:val="002E0655"/>
    <w:rsid w:val="002E76B6"/>
    <w:rsid w:val="002F0E1C"/>
    <w:rsid w:val="002F760E"/>
    <w:rsid w:val="00302B1E"/>
    <w:rsid w:val="00310E92"/>
    <w:rsid w:val="0035700C"/>
    <w:rsid w:val="00365EA5"/>
    <w:rsid w:val="0036615B"/>
    <w:rsid w:val="00374EC6"/>
    <w:rsid w:val="0038047E"/>
    <w:rsid w:val="003811F3"/>
    <w:rsid w:val="00385603"/>
    <w:rsid w:val="00390482"/>
    <w:rsid w:val="0039456C"/>
    <w:rsid w:val="00395EAB"/>
    <w:rsid w:val="003B09E1"/>
    <w:rsid w:val="003B1604"/>
    <w:rsid w:val="003B19DA"/>
    <w:rsid w:val="003B5323"/>
    <w:rsid w:val="003C1B0A"/>
    <w:rsid w:val="003C48EE"/>
    <w:rsid w:val="003D1A8B"/>
    <w:rsid w:val="003F1F14"/>
    <w:rsid w:val="00403B5E"/>
    <w:rsid w:val="00421F41"/>
    <w:rsid w:val="00422FB2"/>
    <w:rsid w:val="00432F5A"/>
    <w:rsid w:val="0043381C"/>
    <w:rsid w:val="00444731"/>
    <w:rsid w:val="00445C54"/>
    <w:rsid w:val="00470B99"/>
    <w:rsid w:val="004735C0"/>
    <w:rsid w:val="00475473"/>
    <w:rsid w:val="004834CB"/>
    <w:rsid w:val="004A2036"/>
    <w:rsid w:val="004B3265"/>
    <w:rsid w:val="004B7166"/>
    <w:rsid w:val="004C454A"/>
    <w:rsid w:val="004E736F"/>
    <w:rsid w:val="00505074"/>
    <w:rsid w:val="00522C98"/>
    <w:rsid w:val="00524CA2"/>
    <w:rsid w:val="00554F96"/>
    <w:rsid w:val="00555C2C"/>
    <w:rsid w:val="00561D30"/>
    <w:rsid w:val="0058016B"/>
    <w:rsid w:val="005914D3"/>
    <w:rsid w:val="00594F20"/>
    <w:rsid w:val="005966D9"/>
    <w:rsid w:val="005A312D"/>
    <w:rsid w:val="005A6361"/>
    <w:rsid w:val="005C5838"/>
    <w:rsid w:val="005E3FBB"/>
    <w:rsid w:val="005E51AE"/>
    <w:rsid w:val="005E57F7"/>
    <w:rsid w:val="00600F3E"/>
    <w:rsid w:val="00600F4E"/>
    <w:rsid w:val="006018BB"/>
    <w:rsid w:val="00601DC9"/>
    <w:rsid w:val="00611852"/>
    <w:rsid w:val="006131B1"/>
    <w:rsid w:val="00617804"/>
    <w:rsid w:val="006234EF"/>
    <w:rsid w:val="00624E82"/>
    <w:rsid w:val="0063678C"/>
    <w:rsid w:val="00650E8E"/>
    <w:rsid w:val="006571EF"/>
    <w:rsid w:val="0066604D"/>
    <w:rsid w:val="00685694"/>
    <w:rsid w:val="006A1F39"/>
    <w:rsid w:val="006B04BF"/>
    <w:rsid w:val="006C1B24"/>
    <w:rsid w:val="006D6464"/>
    <w:rsid w:val="006E34F1"/>
    <w:rsid w:val="006E4345"/>
    <w:rsid w:val="006E5AA7"/>
    <w:rsid w:val="006F2CCA"/>
    <w:rsid w:val="006F34EE"/>
    <w:rsid w:val="006F3689"/>
    <w:rsid w:val="00700B35"/>
    <w:rsid w:val="00714EF7"/>
    <w:rsid w:val="00715721"/>
    <w:rsid w:val="00725506"/>
    <w:rsid w:val="007366F1"/>
    <w:rsid w:val="0073743D"/>
    <w:rsid w:val="00757FD2"/>
    <w:rsid w:val="00761535"/>
    <w:rsid w:val="00762EDC"/>
    <w:rsid w:val="00763C57"/>
    <w:rsid w:val="0077089B"/>
    <w:rsid w:val="00770DC5"/>
    <w:rsid w:val="00775005"/>
    <w:rsid w:val="00780C55"/>
    <w:rsid w:val="00795B32"/>
    <w:rsid w:val="007A1C67"/>
    <w:rsid w:val="007A7E74"/>
    <w:rsid w:val="007B4DFF"/>
    <w:rsid w:val="007B512E"/>
    <w:rsid w:val="007C10DA"/>
    <w:rsid w:val="007C75F1"/>
    <w:rsid w:val="007E45D5"/>
    <w:rsid w:val="007F382B"/>
    <w:rsid w:val="007F73DD"/>
    <w:rsid w:val="00800A7C"/>
    <w:rsid w:val="00805D80"/>
    <w:rsid w:val="00810509"/>
    <w:rsid w:val="00812C6B"/>
    <w:rsid w:val="00821A47"/>
    <w:rsid w:val="008232BD"/>
    <w:rsid w:val="00823B17"/>
    <w:rsid w:val="0083020C"/>
    <w:rsid w:val="008343C2"/>
    <w:rsid w:val="00850E36"/>
    <w:rsid w:val="00873853"/>
    <w:rsid w:val="008822B9"/>
    <w:rsid w:val="008858F5"/>
    <w:rsid w:val="00886958"/>
    <w:rsid w:val="00887655"/>
    <w:rsid w:val="008A211D"/>
    <w:rsid w:val="008C015E"/>
    <w:rsid w:val="008C5E1C"/>
    <w:rsid w:val="009000BB"/>
    <w:rsid w:val="009043BF"/>
    <w:rsid w:val="009148E4"/>
    <w:rsid w:val="00932231"/>
    <w:rsid w:val="00960AC1"/>
    <w:rsid w:val="009611FB"/>
    <w:rsid w:val="00965E5D"/>
    <w:rsid w:val="00976276"/>
    <w:rsid w:val="009862B7"/>
    <w:rsid w:val="009905D3"/>
    <w:rsid w:val="00992317"/>
    <w:rsid w:val="009C0197"/>
    <w:rsid w:val="009D3961"/>
    <w:rsid w:val="009D4BEF"/>
    <w:rsid w:val="009E3292"/>
    <w:rsid w:val="009F6E67"/>
    <w:rsid w:val="00A10EE7"/>
    <w:rsid w:val="00A1141D"/>
    <w:rsid w:val="00A11542"/>
    <w:rsid w:val="00A13297"/>
    <w:rsid w:val="00A17F6A"/>
    <w:rsid w:val="00A23088"/>
    <w:rsid w:val="00A313CA"/>
    <w:rsid w:val="00A516C0"/>
    <w:rsid w:val="00A939E0"/>
    <w:rsid w:val="00AA3FBB"/>
    <w:rsid w:val="00AA694E"/>
    <w:rsid w:val="00AB11C5"/>
    <w:rsid w:val="00AB7414"/>
    <w:rsid w:val="00AC3C1C"/>
    <w:rsid w:val="00AC5312"/>
    <w:rsid w:val="00AC5D83"/>
    <w:rsid w:val="00AC7897"/>
    <w:rsid w:val="00AD0D08"/>
    <w:rsid w:val="00AD5BEC"/>
    <w:rsid w:val="00AE0F0A"/>
    <w:rsid w:val="00AE1F34"/>
    <w:rsid w:val="00AF4850"/>
    <w:rsid w:val="00B05ADB"/>
    <w:rsid w:val="00B2668B"/>
    <w:rsid w:val="00B30666"/>
    <w:rsid w:val="00B3245F"/>
    <w:rsid w:val="00B53052"/>
    <w:rsid w:val="00B547F3"/>
    <w:rsid w:val="00B707A8"/>
    <w:rsid w:val="00B82DF9"/>
    <w:rsid w:val="00B91DBF"/>
    <w:rsid w:val="00B96A11"/>
    <w:rsid w:val="00BB0931"/>
    <w:rsid w:val="00BB4E36"/>
    <w:rsid w:val="00BE22CE"/>
    <w:rsid w:val="00BE47A8"/>
    <w:rsid w:val="00BE51C4"/>
    <w:rsid w:val="00BF010F"/>
    <w:rsid w:val="00C11710"/>
    <w:rsid w:val="00C20B80"/>
    <w:rsid w:val="00C23CFB"/>
    <w:rsid w:val="00C31A34"/>
    <w:rsid w:val="00C3223E"/>
    <w:rsid w:val="00C34ECB"/>
    <w:rsid w:val="00C408B1"/>
    <w:rsid w:val="00C41363"/>
    <w:rsid w:val="00C446DC"/>
    <w:rsid w:val="00C467E4"/>
    <w:rsid w:val="00C60178"/>
    <w:rsid w:val="00C63DB3"/>
    <w:rsid w:val="00C642BE"/>
    <w:rsid w:val="00C727B6"/>
    <w:rsid w:val="00C92104"/>
    <w:rsid w:val="00C92E0D"/>
    <w:rsid w:val="00C93C61"/>
    <w:rsid w:val="00CA17AF"/>
    <w:rsid w:val="00CA38E3"/>
    <w:rsid w:val="00CA653A"/>
    <w:rsid w:val="00CA7D85"/>
    <w:rsid w:val="00CC1A42"/>
    <w:rsid w:val="00CC409A"/>
    <w:rsid w:val="00CC5F91"/>
    <w:rsid w:val="00CF32AA"/>
    <w:rsid w:val="00CF4C37"/>
    <w:rsid w:val="00D074B2"/>
    <w:rsid w:val="00D25A52"/>
    <w:rsid w:val="00D37F4B"/>
    <w:rsid w:val="00D40985"/>
    <w:rsid w:val="00D524B4"/>
    <w:rsid w:val="00D65115"/>
    <w:rsid w:val="00D72DBC"/>
    <w:rsid w:val="00D73844"/>
    <w:rsid w:val="00D85E10"/>
    <w:rsid w:val="00D9048F"/>
    <w:rsid w:val="00D9555C"/>
    <w:rsid w:val="00DB1077"/>
    <w:rsid w:val="00DC1C3D"/>
    <w:rsid w:val="00DD5947"/>
    <w:rsid w:val="00DD6646"/>
    <w:rsid w:val="00E02EEF"/>
    <w:rsid w:val="00E04C43"/>
    <w:rsid w:val="00E04C6C"/>
    <w:rsid w:val="00E0668A"/>
    <w:rsid w:val="00E1059F"/>
    <w:rsid w:val="00E15764"/>
    <w:rsid w:val="00E16E6E"/>
    <w:rsid w:val="00E27585"/>
    <w:rsid w:val="00E32EE9"/>
    <w:rsid w:val="00E43579"/>
    <w:rsid w:val="00E55248"/>
    <w:rsid w:val="00E700A0"/>
    <w:rsid w:val="00E81725"/>
    <w:rsid w:val="00E82E02"/>
    <w:rsid w:val="00EA1A07"/>
    <w:rsid w:val="00EA42C3"/>
    <w:rsid w:val="00EB13A4"/>
    <w:rsid w:val="00F078F7"/>
    <w:rsid w:val="00F109D5"/>
    <w:rsid w:val="00F10F57"/>
    <w:rsid w:val="00F119D9"/>
    <w:rsid w:val="00F12A52"/>
    <w:rsid w:val="00F14DA9"/>
    <w:rsid w:val="00F17F2F"/>
    <w:rsid w:val="00F23DBB"/>
    <w:rsid w:val="00F31A69"/>
    <w:rsid w:val="00F32B20"/>
    <w:rsid w:val="00F4726A"/>
    <w:rsid w:val="00F741E8"/>
    <w:rsid w:val="00F7619A"/>
    <w:rsid w:val="00F840CF"/>
    <w:rsid w:val="00FA0E7F"/>
    <w:rsid w:val="00FA313E"/>
    <w:rsid w:val="00FD17E4"/>
    <w:rsid w:val="00FD39EA"/>
    <w:rsid w:val="00FD46BD"/>
    <w:rsid w:val="00FD50E2"/>
    <w:rsid w:val="00FE056A"/>
    <w:rsid w:val="00FE13A5"/>
    <w:rsid w:val="00FE3147"/>
    <w:rsid w:val="00FE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EE77"/>
  <w15:chartTrackingRefBased/>
  <w15:docId w15:val="{0A0B7758-FA5C-4E21-98E8-24D3E3F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EF"/>
  </w:style>
  <w:style w:type="paragraph" w:styleId="Heading1">
    <w:name w:val="heading 1"/>
    <w:basedOn w:val="Normal"/>
    <w:next w:val="Normal"/>
    <w:link w:val="Heading1Char"/>
    <w:uiPriority w:val="9"/>
    <w:qFormat/>
    <w:rsid w:val="007A1C6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A1C67"/>
    <w:pPr>
      <w:keepNext/>
      <w:keepLines/>
      <w:spacing w:before="40" w:after="0"/>
      <w:outlineLvl w:val="1"/>
    </w:pPr>
    <w:rPr>
      <w:rFonts w:asciiTheme="majorHAnsi" w:eastAsiaTheme="majorEastAsia" w:hAnsiTheme="majorHAnsi" w:cstheme="majorBidi"/>
      <w:i/>
      <w:color w:val="000000" w:themeColor="text1"/>
      <w:sz w:val="28"/>
      <w:szCs w:val="26"/>
    </w:rPr>
  </w:style>
  <w:style w:type="paragraph" w:styleId="Heading3">
    <w:name w:val="heading 3"/>
    <w:basedOn w:val="Normal"/>
    <w:next w:val="Normal"/>
    <w:link w:val="Heading3Char"/>
    <w:uiPriority w:val="9"/>
    <w:unhideWhenUsed/>
    <w:qFormat/>
    <w:rsid w:val="00B82DF9"/>
    <w:pPr>
      <w:keepNext/>
      <w:keepLines/>
      <w:spacing w:before="40" w:after="0"/>
      <w:outlineLvl w:val="2"/>
    </w:pPr>
    <w:rPr>
      <w:rFonts w:asciiTheme="majorHAnsi" w:eastAsiaTheme="majorEastAsia" w:hAnsiTheme="majorHAnsi" w:cstheme="majorBidi"/>
      <w:color w:val="767171" w:themeColor="background2"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1EF"/>
    <w:pPr>
      <w:ind w:left="720"/>
      <w:contextualSpacing/>
    </w:pPr>
  </w:style>
  <w:style w:type="paragraph" w:customStyle="1" w:styleId="m-5394878258787082074msolistparagraph">
    <w:name w:val="m_-5394878258787082074msolistparagraph"/>
    <w:basedOn w:val="Normal"/>
    <w:rsid w:val="001D45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A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5D83"/>
    <w:rPr>
      <w:sz w:val="16"/>
      <w:szCs w:val="16"/>
    </w:rPr>
  </w:style>
  <w:style w:type="paragraph" w:styleId="CommentText">
    <w:name w:val="annotation text"/>
    <w:basedOn w:val="Normal"/>
    <w:link w:val="CommentTextChar"/>
    <w:uiPriority w:val="99"/>
    <w:unhideWhenUsed/>
    <w:rsid w:val="00AC5D83"/>
    <w:pPr>
      <w:spacing w:line="240" w:lineRule="auto"/>
    </w:pPr>
    <w:rPr>
      <w:sz w:val="20"/>
      <w:szCs w:val="20"/>
    </w:rPr>
  </w:style>
  <w:style w:type="character" w:customStyle="1" w:styleId="CommentTextChar">
    <w:name w:val="Comment Text Char"/>
    <w:basedOn w:val="DefaultParagraphFont"/>
    <w:link w:val="CommentText"/>
    <w:uiPriority w:val="99"/>
    <w:rsid w:val="00AC5D83"/>
    <w:rPr>
      <w:sz w:val="20"/>
      <w:szCs w:val="20"/>
    </w:rPr>
  </w:style>
  <w:style w:type="paragraph" w:styleId="CommentSubject">
    <w:name w:val="annotation subject"/>
    <w:basedOn w:val="CommentText"/>
    <w:next w:val="CommentText"/>
    <w:link w:val="CommentSubjectChar"/>
    <w:uiPriority w:val="99"/>
    <w:semiHidden/>
    <w:unhideWhenUsed/>
    <w:rsid w:val="00AC5D83"/>
    <w:rPr>
      <w:b/>
      <w:bCs/>
    </w:rPr>
  </w:style>
  <w:style w:type="character" w:customStyle="1" w:styleId="CommentSubjectChar">
    <w:name w:val="Comment Subject Char"/>
    <w:basedOn w:val="CommentTextChar"/>
    <w:link w:val="CommentSubject"/>
    <w:uiPriority w:val="99"/>
    <w:semiHidden/>
    <w:rsid w:val="00AC5D83"/>
    <w:rPr>
      <w:b/>
      <w:bCs/>
      <w:sz w:val="20"/>
      <w:szCs w:val="20"/>
    </w:rPr>
  </w:style>
  <w:style w:type="paragraph" w:styleId="BalloonText">
    <w:name w:val="Balloon Text"/>
    <w:basedOn w:val="Normal"/>
    <w:link w:val="BalloonTextChar"/>
    <w:uiPriority w:val="99"/>
    <w:semiHidden/>
    <w:unhideWhenUsed/>
    <w:rsid w:val="00C31A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A34"/>
    <w:rPr>
      <w:rFonts w:ascii="Segoe UI" w:hAnsi="Segoe UI" w:cs="Segoe UI"/>
      <w:sz w:val="18"/>
      <w:szCs w:val="18"/>
    </w:rPr>
  </w:style>
  <w:style w:type="character" w:customStyle="1" w:styleId="Heading1Char">
    <w:name w:val="Heading 1 Char"/>
    <w:basedOn w:val="DefaultParagraphFont"/>
    <w:link w:val="Heading1"/>
    <w:uiPriority w:val="9"/>
    <w:rsid w:val="007A1C6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A1C67"/>
    <w:rPr>
      <w:rFonts w:asciiTheme="majorHAnsi" w:eastAsiaTheme="majorEastAsia" w:hAnsiTheme="majorHAnsi" w:cstheme="majorBidi"/>
      <w:i/>
      <w:color w:val="000000" w:themeColor="text1"/>
      <w:sz w:val="28"/>
      <w:szCs w:val="26"/>
    </w:rPr>
  </w:style>
  <w:style w:type="paragraph" w:styleId="Caption">
    <w:name w:val="caption"/>
    <w:basedOn w:val="Normal"/>
    <w:next w:val="Normal"/>
    <w:uiPriority w:val="35"/>
    <w:unhideWhenUsed/>
    <w:qFormat/>
    <w:rsid w:val="000262A1"/>
    <w:pPr>
      <w:spacing w:after="200" w:line="240" w:lineRule="auto"/>
    </w:pPr>
    <w:rPr>
      <w:iCs/>
      <w:color w:val="000000" w:themeColor="text1"/>
      <w:sz w:val="20"/>
      <w:szCs w:val="18"/>
    </w:rPr>
  </w:style>
  <w:style w:type="paragraph" w:customStyle="1" w:styleId="Body">
    <w:name w:val="Body"/>
    <w:basedOn w:val="Normal"/>
    <w:link w:val="BodyChar"/>
    <w:qFormat/>
    <w:rsid w:val="00812C6B"/>
    <w:pPr>
      <w:spacing w:after="0" w:line="480" w:lineRule="auto"/>
      <w:ind w:firstLine="720"/>
    </w:pPr>
    <w:rPr>
      <w:rFonts w:ascii="Times New Roman" w:hAnsi="Times New Roman"/>
      <w:color w:val="000000" w:themeColor="text1"/>
      <w:sz w:val="24"/>
    </w:rPr>
  </w:style>
  <w:style w:type="character" w:customStyle="1" w:styleId="BodyChar">
    <w:name w:val="Body Char"/>
    <w:basedOn w:val="DefaultParagraphFont"/>
    <w:link w:val="Body"/>
    <w:rsid w:val="00812C6B"/>
    <w:rPr>
      <w:rFonts w:ascii="Times New Roman" w:hAnsi="Times New Roman"/>
      <w:color w:val="000000" w:themeColor="text1"/>
      <w:sz w:val="24"/>
    </w:rPr>
  </w:style>
  <w:style w:type="paragraph" w:styleId="NoSpacing">
    <w:name w:val="No Spacing"/>
    <w:uiPriority w:val="1"/>
    <w:qFormat/>
    <w:rsid w:val="00757FD2"/>
    <w:pPr>
      <w:spacing w:after="0" w:line="240" w:lineRule="auto"/>
    </w:pPr>
  </w:style>
  <w:style w:type="character" w:customStyle="1" w:styleId="Heading3Char">
    <w:name w:val="Heading 3 Char"/>
    <w:basedOn w:val="DefaultParagraphFont"/>
    <w:link w:val="Heading3"/>
    <w:uiPriority w:val="9"/>
    <w:rsid w:val="00B82DF9"/>
    <w:rPr>
      <w:rFonts w:asciiTheme="majorHAnsi" w:eastAsiaTheme="majorEastAsia" w:hAnsiTheme="majorHAnsi" w:cstheme="majorBidi"/>
      <w:color w:val="767171" w:themeColor="background2" w:themeShade="80"/>
      <w:sz w:val="24"/>
      <w:szCs w:val="24"/>
    </w:rPr>
  </w:style>
  <w:style w:type="paragraph" w:customStyle="1" w:styleId="Default">
    <w:name w:val="Default"/>
    <w:rsid w:val="00850E36"/>
    <w:pPr>
      <w:autoSpaceDE w:val="0"/>
      <w:autoSpaceDN w:val="0"/>
      <w:adjustRightInd w:val="0"/>
      <w:spacing w:after="0" w:line="240" w:lineRule="auto"/>
    </w:pPr>
    <w:rPr>
      <w:rFonts w:ascii="Charis SIL" w:hAnsi="Charis SIL" w:cs="Charis SIL"/>
      <w:color w:val="000000"/>
      <w:sz w:val="24"/>
      <w:szCs w:val="24"/>
    </w:rPr>
  </w:style>
  <w:style w:type="character" w:styleId="PlaceholderText">
    <w:name w:val="Placeholder Text"/>
    <w:basedOn w:val="DefaultParagraphFont"/>
    <w:uiPriority w:val="99"/>
    <w:semiHidden/>
    <w:rsid w:val="007E45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9885">
      <w:bodyDiv w:val="1"/>
      <w:marLeft w:val="0"/>
      <w:marRight w:val="0"/>
      <w:marTop w:val="0"/>
      <w:marBottom w:val="0"/>
      <w:divBdr>
        <w:top w:val="none" w:sz="0" w:space="0" w:color="auto"/>
        <w:left w:val="none" w:sz="0" w:space="0" w:color="auto"/>
        <w:bottom w:val="none" w:sz="0" w:space="0" w:color="auto"/>
        <w:right w:val="none" w:sz="0" w:space="0" w:color="auto"/>
      </w:divBdr>
    </w:div>
    <w:div w:id="142813969">
      <w:bodyDiv w:val="1"/>
      <w:marLeft w:val="0"/>
      <w:marRight w:val="0"/>
      <w:marTop w:val="0"/>
      <w:marBottom w:val="0"/>
      <w:divBdr>
        <w:top w:val="none" w:sz="0" w:space="0" w:color="auto"/>
        <w:left w:val="none" w:sz="0" w:space="0" w:color="auto"/>
        <w:bottom w:val="none" w:sz="0" w:space="0" w:color="auto"/>
        <w:right w:val="none" w:sz="0" w:space="0" w:color="auto"/>
      </w:divBdr>
    </w:div>
    <w:div w:id="638461434">
      <w:bodyDiv w:val="1"/>
      <w:marLeft w:val="0"/>
      <w:marRight w:val="0"/>
      <w:marTop w:val="0"/>
      <w:marBottom w:val="0"/>
      <w:divBdr>
        <w:top w:val="none" w:sz="0" w:space="0" w:color="auto"/>
        <w:left w:val="none" w:sz="0" w:space="0" w:color="auto"/>
        <w:bottom w:val="none" w:sz="0" w:space="0" w:color="auto"/>
        <w:right w:val="none" w:sz="0" w:space="0" w:color="auto"/>
      </w:divBdr>
    </w:div>
    <w:div w:id="710420081">
      <w:bodyDiv w:val="1"/>
      <w:marLeft w:val="0"/>
      <w:marRight w:val="0"/>
      <w:marTop w:val="0"/>
      <w:marBottom w:val="0"/>
      <w:divBdr>
        <w:top w:val="none" w:sz="0" w:space="0" w:color="auto"/>
        <w:left w:val="none" w:sz="0" w:space="0" w:color="auto"/>
        <w:bottom w:val="none" w:sz="0" w:space="0" w:color="auto"/>
        <w:right w:val="none" w:sz="0" w:space="0" w:color="auto"/>
      </w:divBdr>
    </w:div>
    <w:div w:id="203059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4574827-FB91-40AF-86B1-58A44BA7CA2A}"/>
      </w:docPartPr>
      <w:docPartBody>
        <w:p w:rsidR="00861B12" w:rsidRDefault="00F046D7">
          <w:r w:rsidRPr="007D0DC6">
            <w:rPr>
              <w:rStyle w:val="PlaceholderText"/>
            </w:rPr>
            <w:t>Click or tap here to enter text.</w:t>
          </w:r>
        </w:p>
      </w:docPartBody>
    </w:docPart>
    <w:docPart>
      <w:docPartPr>
        <w:name w:val="7A6590EA0B8741FDA5933A5BC122B8D0"/>
        <w:category>
          <w:name w:val="General"/>
          <w:gallery w:val="placeholder"/>
        </w:category>
        <w:types>
          <w:type w:val="bbPlcHdr"/>
        </w:types>
        <w:behaviors>
          <w:behavior w:val="content"/>
        </w:behaviors>
        <w:guid w:val="{4D2AF8AB-485F-49BD-B355-AB264175E45F}"/>
      </w:docPartPr>
      <w:docPartBody>
        <w:p w:rsidR="00000000" w:rsidRDefault="005634DB" w:rsidP="005634DB">
          <w:pPr>
            <w:pStyle w:val="7A6590EA0B8741FDA5933A5BC122B8D0"/>
          </w:pPr>
          <w:r w:rsidRPr="007D0D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D7"/>
    <w:rsid w:val="005634DB"/>
    <w:rsid w:val="00861B12"/>
    <w:rsid w:val="008F28DE"/>
    <w:rsid w:val="00DF39DC"/>
    <w:rsid w:val="00F046D7"/>
    <w:rsid w:val="00F52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34DB"/>
    <w:rPr>
      <w:color w:val="808080"/>
    </w:rPr>
  </w:style>
  <w:style w:type="paragraph" w:customStyle="1" w:styleId="7A6590EA0B8741FDA5933A5BC122B8D0">
    <w:name w:val="7A6590EA0B8741FDA5933A5BC122B8D0"/>
    <w:rsid w:val="00563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8689FC-1E1B-46CC-BE39-9C64237A1D92}">
  <we:reference id="wa104382081" version="1.28.0.0" store="en-US" storeType="OMEX"/>
  <we:alternateReferences>
    <we:reference id="WA104382081" version="1.28.0.0" store="" storeType="OMEX"/>
  </we:alternateReferences>
  <we:properties>
    <we:property name="MENDELEY_CITATIONS" value="[{&quot;citationID&quot;:&quot;MENDELEY_CITATION_594d209a-f92a-4600-a67a-29c31dca42dd&quot;,&quot;citationItems&quot;:[{&quot;id&quot;:&quot;2f960ac1-4b57-3ed6-86b1-73f03f9ff58d&quot;,&quot;itemData&quot;:{&quot;type&quot;:&quot;article-journal&quot;,&quot;id&quot;:&quot;2f960ac1-4b57-3ed6-86b1-73f03f9ff58d&quot;,&quot;title&quot;:&quot;Agricultural Conservation Planning Framework: 3. Land Use and Field Boundary Database Development and Structure&quot;,&quot;author&quot;:[{&quot;family&quot;:&quot;Tomer&quot;,&quot;given&quot;:&quot;Mark D.&quot;,&quot;parse-names&quot;:false,&quot;dropping-particle&quot;:&quot;&quot;,&quot;non-dropping-particle&quot;:&quot;&quot;},{&quot;family&quot;:&quot;James&quot;,&quot;given&quot;:&quot;David E.&quot;,&quot;parse-names&quot;:false,&quot;dropping-particle&quot;:&quot;&quot;,&quot;non-dropping-particle&quot;:&quot;&quot;},{&quot;family&quot;:&quot;Sandoval-Green&quot;,&quot;given&quot;:&quot;Claudette M. J.&quot;,&quot;parse-names&quot;:false,&quot;dropping-particle&quot;:&quot;&quot;,&quot;non-dropping-particle&quot;:&quot;&quot;}],&quot;container-title&quot;:&quot;Journal of Environmental Quality&quot;,&quot;accessed&quot;:{&quot;date-parts&quot;:[[2021,7,26]]},&quot;DOI&quot;:&quot;10.2134/JEQ2016.09.0363&quot;,&quot;ISSN&quot;:&quot;1537-2537&quot;,&quot;URL&quot;:&quot;https://acsess.onlinelibrary.wiley.com/doi/full/10.2134/jeq2016.09.0363&quot;,&quot;issued&quot;:{&quot;date-parts&quot;:[[2017,5,1]]},&quot;page&quot;:&quot;676-686&quot;,&quot;abstract&quot;:&quot;© American Society of Agronomy, Crop Science Society of America, and Soil Science Society of America. 5585 Guilford Rd., Madison, WI 53711 USA. All rights reserved. Conservation planning information is important for identifying options for watershed water quality improvement and can be developed for use at field, farm, and watershed scales. Translation across scales is a key issue impeding progress at watershed scales because watershed improvement goals must be connected with implementation of farm- and field-level conservation practices to demonstrate success. This is particularly true when examining alternatives for \&quot;trap and treat\&quot; practices implemented at agricultural-field edges to control (or influence) water flows through fields, landscapes, and riparian corridors within agricultural watersheds. We propose that database structures used in developing conservation planning information can achieve translation across conservation-planning scales, and we developed the Agricultural Conservation Planning Framework (ACPF) to enable practical planning applications. The ACPF comprises a planning concept, a database to facilitate field-level and watershed-scale analyses, and an ArcGIS toolbox with Python scripts to identify specific options for placement of conservation practices. This paper appends two prior publications and describes the structure of the ACPF database, which contains land use, crop history, and soils information and is available for download for 6091 HUC12 watersheds located across Iowa, Illinois, Minnesota, and parts of Kansas, Missouri, Nebraska, and Wisconsin and comprises information on 2.74 × 106 agricultural fields (available through http://northcentralwater.org/acpf/). Sample results examining land use trends across Iowa and Illinois are presented here to demonstrate potential uses of the database. While designed for use with the ACPF toolbox, users are welcome to use the ACPF watershed data in a variety of planning and modeling approaches.&quot;,&quot;publisher&quot;:&quot;John Wiley &amp; Sons, Ltd&quot;,&quot;issue&quot;:&quot;3&quot;,&quot;volume&quot;:&quot;46&quot;},&quot;isTemporary&quot;:false},{&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 Tomer et al., 2017)&quot;,&quot;manualOverrideText&quot;:&quot;&quot;},&quot;citationTag&quot;:&quot;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quot;},{&quot;citationID&quot;:&quot;MENDELEY_CITATION_5410ee03-65c2-4c5e-8fe3-9eba16701b2a&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id&quot;:&quot;072711bb-4c8b-3264-a59e-49f5de495326&quot;,&quot;itemData&quot;:{&quot;type&quot;:&quot;article-journal&quot;,&quot;id&quot;:&quot;072711bb-4c8b-3264-a59e-49f5de495326&quot;,&quot;title&quot;:&quot;Evidence map of crop diversification strategies at the global scale&quot;,&quot;author&quot;:[{&quot;family&quot;:&quot;Beillouin&quot;,&quot;given&quot;:&quot;Damien&quot;,&quot;parse-names&quot;:false,&quot;dropping-particle&quot;:&quot;&quot;,&quot;non-dropping-particle&quot;:&quot;&quot;},{&quot;family&quot;:&quot;Ben-Ari&quot;,&quot;given&quot;:&quot;Tamara&quot;,&quot;parse-names&quot;:false,&quot;dropping-particle&quot;:&quot;&quot;,&quot;non-dropping-particle&quot;:&quot;&quot;},{&quot;family&quot;:&quot;Makowski&quot;,&quot;given&quot;:&quot;David&quot;,&quot;parse-names&quot;:false,&quot;dropping-particle&quot;:&quot;&quot;,&quot;non-dropping-particle&quot;:&quot;&quot;}],&quot;container-title&quot;:&quot;Environmental Research Letters&quot;,&quot;accessed&quot;:{&quot;date-parts&quot;:[[2021,7,26]]},&quot;DOI&quot;:&quot;10.1088/1748-9326/AB4449&quot;,&quot;ISSN&quot;:&quot;1748-9326&quot;,&quot;URL&quot;:&quot;https://iopscience.iop.org/article/10.1088/1748-9326/ab4449&quot;,&quot;issued&quot;:{&quot;date-parts&quot;:[[2019,11,18]]},&quot;page&quot;:&quot;123001&quot;,&quot;abstract&quot;:&quot;The diversification of cropping systems encompasses different strategies that may help maintain or enhance the sustainability of agriculture. Thousands of experiments have been carried out around the world since almost five decades to evaluate and compare the performances of various diversification strategies in a wide array of agroecosystems and climates. Although these analyses have been synthesized in a growing number of meta-analyses, the information remains somewhat fragmented. A multicriteria systematic synthesis of worldwide agricultural diversification is still lacking. Here, we review all meta-analyses conducted on crop diversification strategies and produce a detailed overview of their results and of their quality. We identified and analyzed 99 meta-analyses summarizing the results of more than 3700 agronomic experiments on seven crop diversification strategies. Among these strategies, rotation and associated plant species are dominant in the literature followed by intercropping, agroforestry and landscape heterogeneity. Our analysis reveals that rotation and intercropping are associated with yield increases. Agroforestry systematically induces an improvement of biodiversity and soil quality - in particular soil organic carbon. We show that, regardless of the context, a combination of several diversification strategies outperforms any individual strategy. Our review reveals that a significant knowledge gap remains, in particular regarding water use, farmers' profitability, product quality and production stability. Few meta-analyses investigate the performance of landscape heterogeneity and of systems with species other than cereals and pulses. Additionally, we show that most of the meta-analyses studied cannot be considered fully transparent and reproducible. Their conclusions should therefore be interpreted with caution. Our systematic mapping provides a benchmark to guide and improve the relevance and reliability of future meta-analyses in agronomy.&quot;,&quot;publisher&quot;:&quot;IOP Publishing&quot;,&quot;issue&quot;:&quot;12&quot;,&quot;volume&quot;:&quot;14&quot;},&quot;isTemporary&quot;:false},{&quot;id&quot;:&quot;77c9beab-d5f6-394d-afcb-02ec4febe462&quot;,&quot;itemData&quot;:{&quot;type&quot;:&quot;article-journal&quot;,&quot;id&quot;:&quot;77c9beab-d5f6-394d-afcb-02ec4febe462&quot;,&quot;title&quot;:&quot;Sustainability of European maize-based cropping systems: Economic, environmental and social assessment of current and proposed innovative IPM-based systems&quot;,&quot;author&quot;:[{&quot;family&quot;:&quot;Vasileiadis&quot;,&quot;given&quot;:&quot;V. P.&quot;,&quot;parse-names&quot;:false,&quot;dropping-particle&quot;:&quot;&quot;,&quot;non-dropping-particle&quot;:&quot;&quot;},{&quot;family&quot;:&quot;Moonen&quot;,&quot;given&quot;:&quot;A. C.&quot;,&quot;parse-names&quot;:false,&quot;dropping-particle&quot;:&quot;&quot;,&quot;non-dropping-particle&quot;:&quot;&quot;},{&quot;family&quot;:&quot;Sattin&quot;,&quot;given&quot;:&quot;M.&quot;,&quot;parse-names&quot;:false,&quot;dropping-particle&quot;:&quot;&quot;,&quot;non-dropping-particle&quot;:&quot;&quot;},{&quot;family&quot;:&quot;Otto&quot;,&quot;given&quot;:&quot;S.&quot;,&quot;parse-names&quot;:false,&quot;dropping-particle&quot;:&quot;&quot;,&quot;non-dropping-particle&quot;:&quot;&quot;},{&quot;family&quot;:&quot;Pons&quot;,&quot;given&quot;:&quot;X.&quot;,&quot;parse-names&quot;:false,&quot;dropping-particle&quot;:&quot;&quot;,&quot;non-dropping-particle&quot;:&quot;&quot;},{&quot;family&quot;:&quot;Kudsk&quot;,&quot;given&quot;:&quot;P.&quot;,&quot;parse-names&quot;:false,&quot;dropping-particle&quot;:&quot;&quot;,&quot;non-dropping-particle&quot;:&quot;&quot;},{&quot;family&quot;:&quot;Veres&quot;,&quot;given&quot;:&quot;A.&quot;,&quot;parse-names&quot;:false,&quot;dropping-particle&quot;:&quot;&quot;,&quot;non-dropping-particle&quot;:&quot;&quot;},{&quot;family&quot;:&quot;Dorner&quot;,&quot;given&quot;:&quot;Z.&quot;,&quot;parse-names&quot;:false,&quot;dropping-particle&quot;:&quot;&quot;,&quot;non-dropping-particle&quot;:&quot;&quot;},{&quot;family&quot;:&quot;Weide&quot;,&quot;given&quot;:&quot;R.&quot;,&quot;parse-names&quot;:false,&quot;dropping-particle&quot;:&quot;&quot;,&quot;non-dropping-particle&quot;:&quot;van der&quot;},{&quot;family&quot;:&quot;Marraccini&quot;,&quot;given&quot;:&quot;E.&quot;,&quot;parse-names&quot;:false,&quot;dropping-particle&quot;:&quot;&quot;,&quot;non-dropping-particle&quot;:&quot;&quot;},{&quot;family&quot;:&quot;Pelzer&quot;,&quot;given&quot;:&quot;E.&quot;,&quot;parse-names&quot;:false,&quot;dropping-particle&quot;:&quot;&quot;,&quot;non-dropping-particle&quot;:&quot;&quot;},{&quot;family&quot;:&quot;Angevin&quot;,&quot;given&quot;:&quot;F.&quot;,&quot;parse-names&quot;:false,&quot;dropping-particle&quot;:&quot;&quot;,&quot;non-dropping-particle&quot;:&quot;&quot;},{&quot;family&quot;:&quot;Kiss&quot;,&quot;given&quot;:&quot;J.&quot;,&quot;parse-names&quot;:false,&quot;dropping-particle&quot;:&quot;&quot;,&quot;non-dropping-particle&quot;:&quot;&quot;}],&quot;container-title&quot;:&quot;European Journal of Agronomy&quot;,&quot;accessed&quot;:{&quot;date-parts&quot;:[[2021,8,1]]},&quot;DOI&quot;:&quot;10.1016/J.EJA.2013.02.001&quot;,&quot;ISSN&quot;:&quot;1161-0301&quot;,&quot;issued&quot;:{&quot;date-parts&quot;:[[2013,7,1]]},&quot;page&quot;:&quot;1-11&quot;,&quot;abstract&quot;:&quot;There is strong social and political pressure to reduce pesticide use in European agriculture. Evaluating the sustainability of cropping systems is a complex task due to the conflicting objectives underlying its economic, social and environmental dimensions. Multi-criteria assessment of different Integrated Pest Management (IPM) scenarios and evaluation of the most sustainable options at regional, national and European level is essential. Within the EU Network of Excellence ENDURE, two expert-based surveys were conducted (i.e. interviews), where experts from four European regions (northern region, Denmark and The Netherlands; central-eastern, Tolna and Békés counties in Hungary; south-western, Ebro Valley in Spain; southern, Po Valley in Italy) determined which are the main current maize-based cropping systems (MBCSs) in their region and proposed innovative IPM-based systems. The DEXiPM® (DEXi Pest Management) model for arable cropping systems was used to evaluate and compare the economic and environmental sustainability of these systems. The social sustainability was evaluated by adapting indicators of this model to the specificities of maize systems. The assessments showed that all innovative rotated MBCSs proposed in the four regions can have a higher environmental sustainability than and maintain the same economic sustainability as current rotated systems. These cropping systems are thus acceptable for testing under \&quot;real\&quot; field conditions. Only the innovative continuous maize system proposed in the central-eastern region was both economically and environmentally more sustainable than the current system. All innovative systems had a positive impact on work safety but according to local expert opinion producers and consumers are not ready to implement them or to accept their higher-priced products, with the exception of consumers in the northern region. These results suggest the need for European and regional policies to encourage the adoption of innovative rotated MBCSs that have positive agronomic and environmental impact through IPM implementation. The major constraints that inhibit this adoption were predominantly relating to (1) the lack of access that farmers have to the practical knowledge needed to effectively manage these systems and (2) the insufficient consumer awareness and acceptance of product improvements associated with IPM. To overcome these constraints supportive policy environments, well-functioning knowledge management systems (including good farmer support networks) and effective marketing is required. © 2013 Elsevier B.V.&quot;,&quot;publisher&quot;:&quot;Elsevier&quot;,&quot;volume&quot;:&quot;48&quot;},&quot;isTemporary&quot;:false},{&quot;id&quot;:&quot;dc15cd45-3cd0-35cf-9607-c6cd9010dc10&quot;,&quot;itemData&quot;:{&quot;type&quot;:&quot;article-journal&quot;,&quot;id&quot;:&quot;dc15cd45-3cd0-35cf-9607-c6cd9010dc10&quot;,&quot;title&quot;:&quot;Legumes for improving maize yields and income in semi-arid Kenya&quot;,&quot;author&quot;:[{&quot;family&quot;:&quot;Rao&quot;,&quot;given&quot;:&quot;M. R.&quot;,&quot;parse-names&quot;:false,&quot;dropping-particle&quot;:&quot;&quot;,&quot;non-dropping-particle&quot;:&quot;&quot;},{&quot;family&quot;:&quot;Mathuva&quot;,&quot;given&quot;:&quot;M. N.&quot;,&quot;parse-names&quot;:false,&quot;dropping-particle&quot;:&quot;&quot;,&quot;non-dropping-particle&quot;:&quot;&quot;}],&quot;container-title&quot;:&quot;Agriculture, Ecosystems &amp; Environment&quot;,&quot;accessed&quot;:{&quot;date-parts&quot;:[[2021,8,1]]},&quot;DOI&quot;:&quot;10.1016/S0167-8809(99)00125-5&quot;,&quot;ISSN&quot;:&quot;0167-8809&quot;,&quot;issued&quot;:{&quot;date-parts&quot;:[[2000,4,1]]},&quot;page&quot;:&quot;123-137&quot;,&quot;abstract&quot;:&quot;An experiment was conducted at the research station of the International Centre for Research in Agroforestry (ICRAF) at Machakos, Kenya from November 1989 to February 1996 to evaluate the effect of annual and perennial legumes on soil fertility, cereal yields and economic returns. The study evaluated six cropping systems: (1) continuous sole maize, (2) maize rotated with short-duration legume, cowpea (Vigna unguiculata L. Walp.), (3) maize rotated with long-duration legume, pigeonpea (Cajanus cajan L. Millsp.), (4) maize intercropped with pigeonpea, (5) hedgerow intercropping of maize and a perennial legume, gliricidia (Gliricidia sepium), and (6) continuous sole maize, green-manured with gliricidia prunings produced from an equivalent area outside the cropped field ('biomass transfer technology'). Maize-cowpea sequential and pigeonpea/maize intercropping systems produced, respectively, 17 and 24% higher maize yields than continuous sole maize, but maize-pigeonpea rotation yielded only marginally better. Hedgerow intercropping did not increase maize yields because increased yields during the few high rainfall seasons did not compensate the yield losses in other seasons due to the competition of hedgerows for water with crop. Green manuring with gliricidia prunings increased maize production by 27%, but this technology was not economical because of high labour costs for production and application of prunings to the crop. The annual grain legume-based cropping systems were 32-49% more profitable than continuous sole maize, making them attractive to small farmers in semi-arid tropics. Both cowpea and pigeonpea were affected by pests and diseases, which indicated the need for integrated pest management for realising the potential benefits of these legume-based systems. (C) 2000 Elsevier Science B.V.&quot;,&quot;publisher&quot;:&quot;Elsevier&quot;,&quot;issue&quot;:&quot;2&quot;,&quot;volume&quot;:&quot;78&quot;},&quot;isTemporary&quot;:false}],&quot;properties&quot;:{&quot;noteIndex&quot;:0},&quot;isEdited&quot;:false,&quot;manualOverride&quot;:{&quot;isManuallyOverriden&quot;:false,&quot;citeprocText&quot;:&quot;(Rao and Mathuva, 2000; Bennett et al., 2012; Vasileiadis et al., 2013; Beillouin et al., 2019)&quot;,&quot;manualOverrideText&quot;:&quot;&quot;},&quot;citationTag&quot;:&quot;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720c7f87-fa0c-49e8-9cb8-9dbe092b3031&quot;,&quot;citationItems&quot;:[{&quot;id&quot;:&quot;9ec0fcae-c312-37d2-b626-74faff7b6bf7&quot;,&quot;itemData&quot;:{&quot;type&quot;:&quot;report&quot;,&quot;id&quot;:&quot;9ec0fcae-c312-37d2-b626-74faff7b6bf7&quot;,&quot;title&quot;:&quot;Corn/Soybean rotation literature summary&quot;,&quot;author&quot;:[{&quot;family&quot;:&quot;Erickson&quot;,&quot;given&quot;:&quot;Bruce&quot;,&quot;parse-names&quot;:false,&quot;dropping-particle&quot;:&quot;&quot;,&quot;non-dropping-particle&quot;:&quot;&quot;}],&quot;accessed&quot;:{&quot;date-parts&quot;:[[2021,7,26]]},&quot;DOI&quot;:&quot;10.1094/CM-2003-0130-01-RS&quot;,&quot;URL&quot;:&quot;http://agron.scijournals.org/cgi/reprint/90/4/518?&quot;,&quot;issued&quot;:{&quot;date-parts&quot;:[[2008]]},&quot;abstract&quot;:&quot;A compilation of all known published data comparing corn after corn to a corn/soybean rotation in the U.S. Compiled by Bruce Erickson, Purdue University berickso@purdue.edu (Last updated March, 2008). 111 90-19% NOTES: 1. Lamberton, MN, Waseca, MN and Arlington, WI studies with common years and locations have common data, with the exception of Lund 1993, which is unique. 2. Mead, NE studies with common years have common data, with the exception of Walters 2004 and Wilhelm 2004, which are unique. 3. Brookings, SD studies with common years have common data. 4. Where studies included management factors, results are from conventional tillage and the highest level of input. Refer to individual studies for results by tillage, nitrogen rates or other management factors. Howard 1998 and Lee 2004 are no-till. 5. Varvel 2003 Shelton, NE is irrigated, all others are rainfed. 6. For continuous corn, years of corn prior to yield collection varied among studies.&quot;},&quot;isTemporary&quot;:false}],&quot;properties&quot;:{&quot;noteIndex&quot;:0},&quot;isEdited&quot;:false,&quot;manualOverride&quot;:{&quot;isManuallyOverriden&quot;:false,&quot;citeprocText&quot;:&quot;(Erickson, 2008)&quot;,&quot;manualOverrideText&quot;:&quot;&quot;},&quot;citationTag&quot;:&quot;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quot;},{&quot;citationID&quot;:&quot;MENDELEY_CITATION_59df618e-0706-46a6-a785-4959d1efc2d8&quot;,&quot;citationItems&quot;:[{&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Porter et al., 1997)&quot;,&quot;manualOverrideText&quot;:&quot;&quot;},&quot;citationTag&quot;:&quot;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quot;},{&quot;citationID&quot;:&quot;MENDELEY_CITATION_8682da03-5f90-4d89-92f0-cde9174b66d9&quot;,&quot;citationItems&quot;:[{&quot;id&quot;:&quot;8f8c956b-5740-34fb-ad7e-6ae0e448ace1&quot;,&quot;itemData&quot;:{&quot;type&quot;:&quot;article-journal&quot;,&quot;id&quot;:&quot;8f8c956b-5740-34fb-ad7e-6ae0e448ace1&quot;,&quot;title&quot;:&quot;Corn Residue Effect on the Yield of Corn and Soybean Grown in Rotatio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container-title&quot;:&quot;Agronomy Journal&quot;,&quot;accessed&quot;:{&quot;date-parts&quot;:[[2019,3,7]]},&quot;DOI&quot;:&quot;10.2134/agronj1989.00021962008100020018x&quot;,&quot;ISSN&quot;:&quot;0002-1962&quot;,&quot;URL&quot;:&quot;https://www.agronomy.org/publications/aj/abstracts/81/2/AJ0810020229&quot;,&quot;issued&quot;:{&quot;date-parts&quot;:[[1989]]},&quot;page&quot;:&quot;229&quot;,&quot;publisher&quot;:&quot;American Society of Agronomy&quot;,&quot;issue&quot;:&quot;2&quot;,&quot;volume&quot;:&quot;81&quot;},&quot;isTemporary&quot;:false}],&quot;properties&quot;:{&quot;noteIndex&quot;:0},&quot;isEdited&quot;:false,&quot;manualOverride&quot;:{&quot;isManuallyOverriden&quot;:false,&quot;citeprocText&quot;:&quot;(Crookston and Kurle, 1989)&quot;,&quot;manualOverrideText&quot;:&quot;&quot;},&quot;citationTag&quot;:&quot;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quot;},{&quot;citationID&quot;:&quot;MENDELEY_CITATION_2ab70de3-8261-496d-a358-b14ac9b480d9&quot;,&quot;citationItems&quot;:[{&quot;id&quot;:&quot;bbb79e90-d934-3058-9189-c64fb79594b1&quot;,&quot;itemData&quot;:{&quot;type&quot;:&quot;article-journal&quot;,&quot;id&quot;:&quot;bbb79e90-d934-3058-9189-c64fb79594b1&quot;,&quot;title&quot;:&quot;Corn-Soybean Rotation Effects on Soil Water Depletion&quot;,&quot;author&quot;:[{&quot;family&quot;:&quot;Copeland&quot;,&quot;given&quot;:&quot;P. J.&quot;,&quot;parse-names&quot;:false,&quot;dropping-particle&quot;:&quot;&quot;,&quot;non-dropping-particle&quot;:&quot;&quot;},{&quot;family&quot;:&quot;Allmaras&quot;,&quot;given&quot;:&quot;R. R.&quot;,&quot;parse-names&quot;:false,&quot;dropping-particle&quot;:&quot;&quot;,&quot;non-dropping-particle&quot;:&quot;&quot;},{&quot;family&quot;:&quot;Crookston&quot;,&quot;given&quot;:&quot;R. K.&quot;,&quot;parse-names&quot;:false,&quot;dropping-particle&quot;:&quot;&quot;,&quot;non-dropping-particle&quot;:&quot;&quot;},{&quot;family&quot;:&quot;Nelson&quot;,&quot;given&quot;:&quot;W. W.&quot;,&quot;parse-names&quot;:false,&quot;dropping-particle&quot;:&quot;&quot;,&quot;non-dropping-particle&quot;:&quot;&quot;}],&quot;container-title&quot;:&quot;Agronomy Journal&quot;,&quot;accessed&quot;:{&quot;date-parts&quot;:[[2019,3,7]]},&quot;DOI&quot;:&quot;10.2134/agronj1993.00021962008500020008x&quot;,&quot;ISSN&quot;:&quot;0002-1962&quot;,&quot;URL&quot;:&quot;https://www.agronomy.org/publications/aj/abstracts/85/2/AJ0850020203&quot;,&quot;issued&quot;:{&quot;date-parts&quot;:[[1993]]},&quot;page&quot;:&quot;203&quot;,&quot;abstract&quot;:&quot;Abstract The positive yield effect of crop rotation may be linked to enhanced water uptake and associated efficient use. We hypothesized that a crop grown in rotation might deplete soil water more than the same crop grown under monocultnre because some negative factor associated with monoculture was alleviated. Water use efficiency (WUE) might also be improved by rotation. The objective of our study was to determine whether altered water uptake or altered WUE was associated with the yield increase observed when corn (Zea mays L.) and soybean [Glycine max (L.) Merr.] are rotated. A long-term corn-soybean rotation experiment was monitored in 1987 and 1988 to determine seasonal soil water status to 1.50m. Corn and soybean sequences monitored were: monoculture, first-year crop following 5 yrs of the other crop, second-year crop following 5 yrs of the other crop, and an annual alteration of the two crops. Compared with monoculture, yield was increased up to 30% when corn followed soybean and up to 11% when soybean followed corn. Average soil water depletion during the season by first-year corn was 16 mm greater than by continuous corn. The WUE in corn was related to cropping sequence at a moderate level of significance (p = 0.14). Seasonal soil water depletion by soybean was not changed by cropping sequence but overall WUE by first-year soybean was higher than by continuous soybean (p = 0.05). When there was a period with only sparse rainfall in 1988, corn had a greater water depletion than soybean and also a deeper zone of depletion. Both crops exhibited a greater water depletion when rotated. Frequent rainfall in 1987 sufficient to wet the soil below 0.30 m obliterated patterns of depleted soil water. Increased water use observed in first-year corn and increased WUE observed in first-year soybean (compared to monoculture) in both years suggest that rotation allows these crops to increase root surface or root activity and hence to improve grain yield. Paper no. 19 080 of the Scientific Journal Series, Minn. Agric. Exp. Stn.&quot;,&quot;publisher&quot;:&quot;American Society of Agronomy&quot;,&quot;issue&quot;:&quot;2&quot;,&quot;volume&quot;:&quot;85&quot;},&quot;isTemporary&quot;:false}],&quot;properties&quot;:{&quot;noteIndex&quot;:0},&quot;isEdited&quot;:false,&quot;manualOverride&quot;:{&quot;isManuallyOverriden&quot;:false,&quot;citeprocText&quot;:&quot;(Copeland et al., 1993)&quot;,&quot;manualOverrideText&quot;:&quot;&quot;},&quot;citationTag&quot;:&quot;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quot;},{&quot;citationID&quot;:&quot;MENDELEY_CITATION_ddb7cca0-a7fb-448b-b255-1c5e5c9b911c&quot;,&quot;citationItems&quot;:[{&quot;id&quot;:&quot;01c391cc-73f5-318a-98fe-426d26cb4e42&quot;,&quot;itemData&quot;:{&quot;type&quot;:&quot;article-journal&quot;,&quot;id&quot;:&quot;01c391cc-73f5-318a-98fe-426d26cb4e42&quot;,&quot;title&quot;:&quot;Crop Sequence Affects Nutrient Composition of Corn and Soybean Grown under High Fertility&quot;,&quot;author&quot;:[{&quot;family&quot;:&quot;Copeland&quot;,&quot;given&quot;:&quot;P. J.&quot;,&quot;parse-names&quot;:false,&quot;dropping-particle&quot;:&quot;&quot;,&quot;non-dropping-particle&quot;:&quot;&quot;},{&quot;family&quot;:&quot;Crookston&quot;,&quot;given&quot;:&quot;R. K.&quot;,&quot;parse-names&quot;:false,&quot;dropping-particle&quot;:&quot;&quot;,&quot;non-dropping-particle&quot;:&quot;&quot;}],&quot;container-title&quot;:&quot;Agronomy Journal&quot;,&quot;accessed&quot;:{&quot;date-parts&quot;:[[2021,7,26]]},&quot;DOI&quot;:&quot;10.2134/AGRONJ1992.00021962008400030028X&quot;,&quot;ISSN&quot;:&quot;1435-0645&quot;,&quot;URL&quot;:&quot;https://acsess.onlinelibrary.wiley.com/doi/full/10.2134/agronj1992.00021962008400030028x&quot;,&quot;issued&quot;:{&quot;date-parts&quot;:[[1992,5,1]]},&quot;page&quot;:&quot;503-509&quot;,&quot;abstract&quot;:&quot;&lt;abstract abstract-type=\&quot;summary\&quot;&gt; Although crop rotation may change soil mineral status, particularly N, there may also be a rotation effect beyond that which can be explained by soil mineral status alone. Research has shown that leaf mineral-composition can vary between crop sequences at high fertilizer levels. We hypothesized that the rotation effect observed in longterm sequences of corn (Zea mays L.) and soybean [Glycine max (L.) Merr.] might be due to an increased nutrient concentration, not just an increased accumulation. A corn-soybean rotation study in Minnesota managed at high nutrient fertility was used to test our hypothesis. The high management level was appraised by soil test levels. Corn and soybean sequences evaluated were monoculture, first year, second year, and annually-alternated. These crop sequences were evaluated for their effects on plant nutrient concentration, accumulation, or both. The growth stage at which differences in plant nutrient concentration or accumulation might affect final yield was also evaluated. A positive effect of rotation on yield was observed in both crops. Shoot concentrations and total accumulations of N, P, and K were higher in first year corn compared to monoculture, suggesting that the increased corn yield associated with rotation may have been due to a general improvement in plant nutrition. Cropping sequence had less of an effect on soybean nutrient concentration than corn. Nutrient accumulation in soybean was not generally affected by crop sequence. &lt;fn id=\&quot;FN1\&quot; fn-type=\&quot;other\&quot;&gt;Paper no. 19003 of the Scientific Journal Series, Minn. Agric. Exp. Stn.&lt;/fn&gt;&quot;,&quot;publisher&quot;:&quot;John Wiley &amp; Sons, Ltd&quot;,&quot;issue&quot;:&quot;3&quot;,&quot;volume&quot;:&quot;84&quot;},&quot;isTemporary&quot;:false}],&quot;properties&quot;:{&quot;noteIndex&quot;:0},&quot;isEdited&quot;:false,&quot;manualOverride&quot;:{&quot;isManuallyOverriden&quot;:false,&quot;citeprocText&quot;:&quot;(Copeland and Crookston, 1992)&quot;,&quot;manualOverrideText&quot;:&quot;&quot;},&quot;citationTag&quot;:&quot;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quot;},{&quot;citationID&quot;:&quot;MENDELEY_CITATION_911732be-313a-4e67-bba0-c1791deda08d&quot;,&quot;citationItems&quot;:[{&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ae9c389e-0e59-353a-8983-84b544d3a3d0&quot;,&quot;itemData&quot;:{&quot;type&quot;:&quot;article-journal&quot;,&quot;id&quot;:&quot;ae9c389e-0e59-353a-8983-84b544d3a3d0&quot;,&quot;title&quot;:&quot;Vesicular–arbuscular mycorrhizas respond to corn and soybean cropping history&quot;,&quot;author&quot;:[{&quot;family&quot;:&quot;JOHNSON&quot;,&quot;given&quot;:&quot;NANCY COLLINS&quot;,&quot;parse-names&quot;:false,&quot;dropping-particle&quot;:&quot;&quot;,&quot;non-dropping-particle&quot;:&quot;&quot;},{&quot;family&quot;:&quot;PFLEGER&quot;,&quot;given&quot;:&quot;F. L.&quot;,&quot;parse-names&quot;:false,&quot;dropping-particle&quot;:&quot;&quot;,&quot;non-dropping-particle&quot;:&quot;&quot;},{&quot;family&quot;:&quot;CROOKSTON&quot;,&quot;given&quot;:&quot;R. KENT&quot;,&quot;parse-names&quot;:false,&quot;dropping-particle&quot;:&quot;&quot;,&quot;non-dropping-particle&quot;:&quot;&quot;},{&quot;family&quot;:&quot;SIMMONS&quot;,&quot;given&quot;:&quot;STEVE R.&quot;,&quot;parse-names&quot;:false,&quot;dropping-particle&quot;:&quot;&quot;,&quot;non-dropping-particle&quot;:&quot;&quot;},{&quot;family&quot;:&quot;COPELAND&quot;,&quot;given&quot;:&quot;PHILIP J.&quot;,&quot;parse-names&quot;:false,&quot;dropping-particle&quot;:&quot;&quot;,&quot;non-dropping-particle&quot;:&quot;&quot;}],&quot;container-title&quot;:&quot;New Phytologist&quot;,&quot;accessed&quot;:{&quot;date-parts&quot;:[[2021,7,26]]},&quot;DOI&quot;:&quot;10.1111/J.1469-8137.1991.TB00970.X&quot;,&quot;ISSN&quot;:&quot;1469-8137&quot;,&quot;URL&quot;:&quot;https://nph.onlinelibrary.wiley.com/doi/full/10.1111/j.1469-8137.1991.tb00970.x&quot;,&quot;issued&quot;:{&quot;date-parts&quot;:[[1991,4,1]]},&quot;page&quot;:&quot;657-663&quot;,&quot;abstract&quot;:&quot;Communities of vesicular‐arbuscular (VA) mycorrhizal fungi were studied in a long‐term crop rotation experiment at two locations (Waseca and Lamberton, Minnesota, USA). Spores of mycorrhizal fungi were counted and identified in experimental plots with a cropping history of either corn (Zea mays L.) or soybean [Glycine max (L.) Merrill]. Mycorrhizal fungal communities were affected by both location and cropping history. At Waseca, Glomus aggregation Schenck &amp; Smith, G. leptotichum Schenck &amp; Smith and G. occultum Walker spores were more abundant in soil with a corn history than a soybean history, while spores of G. microcarpum Tul. &amp; Tul. exhibited the reciprocal pattern. Approximately 90% of the spores recovered at Lamberton were G. aggregation and did not vary with crop history. However, the spores of three other species: G. albidum Walker &amp; Rhodes, G. mosseae Gerdemann &amp; Trappe, and G. occultum, were more abundant in plots with a corn history than a soybean history. Densities of G. aggretatum spores were negatively correlated with soil pH at Waseca, but were unrelated to pH at Lamberton were the mean soil pH was lower. Our results indicate that mycorrhizal fungal species are individualistic in their responses to cropping history and edaphic factors. Copyright © 1991, Wiley Blackwell. All rights reserved&quot;,&quot;publisher&quot;:&quot;John Wiley &amp; Sons, Ltd&quot;,&quot;issue&quot;:&quot;4&quot;,&quot;volume&quot;:&quot;117&quot;},&quot;isTemporary&quot;:false}],&quot;properties&quot;:{&quot;noteIndex&quot;:0},&quot;isEdited&quot;:false,&quot;manualOverride&quot;:{&quot;isManuallyOverriden&quot;:false,&quot;citeprocText&quot;:&quot;(Johnson et al., 1991, 1992; Nickel et al., 1995)&quot;,&quot;manualOverrideText&quot;:&quot;&quot;},&quot;citationTag&quot;:&quot;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quot;},{&quot;citationID&quot;:&quot;MENDELEY_CITATION_9491ac9c-03f4-42e8-92c8-1a8ed33eaa3a&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Porter et al., 1997; Gentry et al., 2013; Al-Kaisi et al., 2015)&quot;,&quot;manualOverrideText&quot;:&quot;&quot;},&quot;citationTag&quot;:&quot;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7IEdlbnRyeSBldCBhbC4sIDIwMTM7IEFsLUthaXNpIGV0IGFsLiwgMjAxNSkiLCJtYW51YWxPdmVycmlkZVRleHQiOiIifX0=&quot;},{&quot;citationID&quot;:&quot;MENDELEY_CITATION_5246c650-6ca4-4844-93f1-e4686e497717&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 Seifert et al., 2017)&quot;,&quot;manualOverrideText&quot;:&quot;&quot;},&quot;citationTag&quot;:&quot;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quot;},{&quot;citationID&quot;:&quot;MENDELEY_CITATION_c96fcad8-8186-4dea-86cb-4c421d5715a7&quot;,&quot;citationItems&quot;:[{&quot;id&quot;:&quot;0601541f-910a-325d-a4a5-95f6dd958dd3&quot;,&quot;itemData&quot;:{&quot;type&quot;:&quot;article-journal&quot;,&quot;id&quot;:&quot;0601541f-910a-325d-a4a5-95f6dd958dd3&quot;,&quot;title&quot;:&quot;Long‐term research avoids spurious and misleading trends in sustainability attributes of no‐till&quot;,&quot;author&quot;:[{&quot;family&quot;:&quot;Cusser&quot;,&quot;given&quot;:&quot;Sarah&quot;,&quot;parse-names&quot;:false,&quot;dropping-particle&quot;:&quot;&quot;,&quot;non-dropping-particle&quot;:&quot;&quot;},{&quot;family&quot;:&quot;Bahlai&quot;,&quot;given&quot;:&quot;Christie&quot;,&quot;parse-names&quot;:false,&quot;dropping-particle&quot;:&quot;&quot;,&quot;non-dropping-particle&quot;:&quot;&quot;},{&quot;family&quot;:&quot;Swinton&quot;,&quot;given&quot;:&quot;Scott M.&quot;,&quot;parse-names&quot;:false,&quot;dropping-particle&quot;:&quot;&quot;,&quot;non-dropping-particle&quot;:&quot;&quot;},{&quot;family&quot;:&quot;Robertson&quot;,&quot;given&quot;:&quot;G. Philip&quot;,&quot;parse-names&quot;:false,&quot;dropping-particle&quot;:&quot;&quot;,&quot;non-dropping-particle&quot;:&quot;&quot;},{&quot;family&quot;:&quot;Haddad&quot;,&quot;given&quot;:&quot;Nick M.&quot;,&quot;parse-names&quot;:false,&quot;dropping-particle&quot;:&quot;&quot;,&quot;non-dropping-particle&quot;:&quot;&quot;}],&quot;container-title&quot;:&quot;Global Change Biology&quot;,&quot;DOI&quot;:&quot;10.1111/gcb.15080&quot;,&quot;ISSN&quot;:&quot;1354-1013&quot;,&quot;issued&quot;:{&quot;date-parts&quot;:[[2020,6,8]]},&quot;issue&quot;:&quot;6&quot;,&quot;volume&quot;:&quot;26&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 Bowles et al., 2020; Cusser et al., 2020)&quot;,&quot;manualOverrideText&quot;:&quot;&quot;},&quot;citationTag&quot;:&quot;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quot;},{&quot;citationID&quot;:&quot;MENDELEY_CITATION_dc675eac-e6ac-475f-9ff0-5ce07174cf01&quot;,&quot;citationItems&quot;:[{&quot;id&quot;:&quot;6f7bc7dc-0898-3bc1-99a4-d5cd7a353587&quot;,&quot;itemData&quot;:{&quot;type&quot;:&quot;article-journal&quot;,&quot;id&quot;:&quot;6f7bc7dc-0898-3bc1-99a4-d5cd7a353587&quot;,&quot;title&quot;:&quot;Concepts and rationale for regional nitrogen rate guidelines for corn&quot;,&quot;author&quot;:[{&quot;family&quot;:&quot;Sawyer&quot;,&quot;given&quot;:&quot;J&quot;,&quot;parse-names&quot;:false,&quot;dropping-particle&quot;:&quot;&quot;,&quot;non-dropping-particle&quot;:&quot;&quot;},{&quot;family&quot;:&quot;Nafziger&quot;,&quot;given&quot;:&quot;E&quot;,&quot;parse-names&quot;:false,&quot;dropping-particle&quot;:&quot;&quot;,&quot;non-dropping-particle&quot;:&quot;&quot;},{&quot;family&quot;:&quot;Randall&quot;,&quot;given&quot;:&quot;G&quot;,&quot;parse-names&quot;:false,&quot;dropping-particle&quot;:&quot;&quot;,&quot;non-dropping-particle&quot;:&quot;&quot;},{&quot;family&quot;:&quot;Bundy&quot;,&quot;given&quot;:&quot;L&quot;,&quot;parse-names&quot;:false,&quot;dropping-particle&quot;:&quot;&quot;,&quot;non-dropping-particle&quot;:&quot;&quot;},{&quot;family&quot;:&quot;Rehm&quot;,&quot;given&quot;:&quot;G&quot;,&quot;parse-names&quot;:false,&quot;dropping-particle&quot;:&quot;&quot;,&quot;non-dropping-particle&quot;:&quot;&quot;}],&quot;container-title&quot;:&quot;Iowa State University Extension&quot;,&quot;accessed&quot;:{&quot;date-parts&quot;:[[2019,2,17]]},&quot;URL&quot;:&quot;https://lib.dr.iastate.edu/cgi/viewcontent.cgi?article=1103&amp;context=extension_pubs&quot;,&quot;issued&quot;:{&quot;date-parts&quot;:[[2006]]}},&quot;isTemporary&quot;:false}],&quot;properties&quot;:{&quot;noteIndex&quot;:0},&quot;isEdited&quot;:false,&quot;manualOverride&quot;:{&quot;isManuallyOverriden&quot;:false,&quot;citeprocText&quot;:&quot;(Sawyer et al., 2006)&quot;,&quot;manualOverrideText&quot;:&quot;&quot;},&quot;citationTag&quot;:&quot;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quot;},{&quot;citationID&quot;:&quot;MENDELEY_CITATION_b9b33bf6-1141-411e-b649-8f426082c12c&quot;,&quot;citationItems&quot;:[{&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asley et al., 2021)&quot;,&quot;manualOverrideText&quot;:&quot;&quot;},&quot;citationTag&quot;:&quot;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quot;},{&quot;citationID&quot;:&quot;MENDELEY_CITATION_8c5f1750-5277-4cf4-a889-cd1074bf610f&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2060ffb-b96e-448d-8fcc-86c334ff9976&quot;,&quot;citationItems&quot;:[{&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quot;,&quot;manualOverrideText&quot;:&quot;&quot;},&quot;citationTag&quot;:&quot;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quot;},{&quot;citationID&quot;:&quot;MENDELEY_CITATION_db8e59f9-f174-4a51-9892-446b5bd83a03&quot;,&quot;citationItems&quot;:[{&quot;id&quot;:&quot;85f91bbd-6b88-3e7b-9ea0-0cb1a720fef9&quot;,&quot;itemData&quot;:{&quot;type&quot;:&quot;article-journal&quot;,&quot;id&quot;:&quot;85f91bbd-6b88-3e7b-9ea0-0cb1a720fef9&quot;,&quot;title&quot;:&quot;Nitrogen fertilizer management for nitrous oxide (N 2 O) mitigation in intensive corn (Maize) production: an emissions reduction protocol for US Midwest agriculture&quot;,&quot;author&quot;:[{&quot;family&quot;:&quot;Millar&quot;,&quot;given&quot;:&quot;Neville&quot;,&quot;parse-names&quot;:false,&quot;dropping-particle&quot;:&quot;&quot;,&quot;non-dropping-particle&quot;:&quot;&quot;},{&quot;family&quot;:&quot;Robertson&quot;,&quot;given&quot;:&quot;G. Philip&quot;,&quot;parse-names&quot;:false,&quot;dropping-particle&quot;:&quot;&quot;,&quot;non-dropping-particle&quot;:&quot;&quot;},{&quot;family&quot;:&quot;Grace&quot;,&quot;given&quot;:&quot;Peter R.&quot;,&quot;parse-names&quot;:false,&quot;dropping-particle&quot;:&quot;&quot;,&quot;non-dropping-particle&quot;:&quot;&quot;},{&quot;family&quot;:&quot;Gehl&quot;,&quot;given&quot;:&quot;Ron J.&quot;,&quot;parse-names&quot;:false,&quot;dropping-particle&quot;:&quot;&quot;,&quot;non-dropping-particle&quot;:&quot;&quot;},{&quot;family&quot;:&quot;Hoben&quot;,&quot;given&quot;:&quot;John P.&quot;,&quot;parse-names&quot;:false,&quot;dropping-particle&quot;:&quot;&quot;,&quot;non-dropping-particle&quot;:&quot;&quot;}],&quot;container-title&quot;:&quot;Mitigation and Adaptation Strategies for Global Change 2010 15:2&quot;,&quot;accessed&quot;:{&quot;date-parts&quot;:[[2021,7,26]]},&quot;DOI&quot;:&quot;10.1007/S11027-010-9212-7&quot;,&quot;ISSN&quot;:&quot;1573-1596&quot;,&quot;URL&quot;:&quot;https://link.springer.com/article/10.1007/s11027-010-9212-7&quot;,&quot;issued&quot;:{&quot;date-parts&quot;:[[2010,1,28]]},&quot;page&quot;:&quot;185-204&quot;,&quot;abstract&quot;:&quot;Nitrous oxide (N2O) is a major greenhouse gas (GHG) product of intensive agriculture. Fertilizer nitrogen (N) rate is the best single predictor of N2O emissions in row-crop agriculture in the US Midwest. We use this relationship to propose a transparent, scientifically robust protocol that can be utilized by developers of agricultural offset projects for generating fungible GHG emission reduction credits for the emerging US carbon cap and trade market. By coupling predicted N2O flux with the recently developed maximum return to N (MRTN) approach for determining economically profitable N input rates for optimized crop yield, we provide the basis for incentivizing N2O reductions without affecting yields. The protocol, if widely adopted, could reduce N2O from fertilized row-crop agriculture by more than 50%. Although other management and environmental factors can influence N2O emissions, fertilizer N rate can be viewed as a single unambiguous proxy—a transparent, tangible, and readily manageable commodity. Our protocol addresses baseline establishment, additionality, permanence, variability, and leakage, and provides for producers and other stakeholders the economic and environmental incentives necessary for adoption of agricultural N2O reduction offset projects.&quot;,&quot;publisher&quot;:&quot;Springer&quot;,&quot;issue&quot;:&quot;2&quot;,&quot;volume&quot;:&quot;15&quot;},&quot;isTemporary&quot;:false},{&quot;id&quot;:&quot;c9568f03-5798-374b-9e71-f01b59e4a13d&quot;,&quot;itemData&quot;:{&quot;type&quot;:&quot;article-journal&quot;,&quot;id&quot;:&quot;c9568f03-5798-374b-9e71-f01b59e4a13d&quot;,&quot;title&quot;:&quot;The contribution of maize cropping in the Midwest USA to global warming: A regional estimate&quot;,&quot;author&quot;:[{&quot;family&quot;:&quot;Grace&quot;,&quot;given&quot;:&quot;Peter R.&quot;,&quot;parse-names&quot;:false,&quot;dropping-particle&quot;:&quot;&quot;,&quot;non-dropping-particle&quot;:&quot;&quot;},{&quot;family&quot;:&quot;Philip Robertson&quot;,&quot;given&quot;:&quot;G.&quot;,&quot;parse-names&quot;:false,&quot;dropping-particle&quot;:&quot;&quot;,&quot;non-dropping-particle&quot;:&quot;&quot;},{&quot;family&quot;:&quot;Millar&quot;,&quot;given&quot;:&quot;Neville&quot;,&quot;parse-names&quot;:false,&quot;dropping-particle&quot;:&quot;&quot;,&quot;non-dropping-particle&quot;:&quot;&quot;},{&quot;family&quot;:&quot;Colunga-Garcia&quot;,&quot;given&quot;:&quot;Manuel&quot;,&quot;parse-names&quot;:false,&quot;dropping-particle&quot;:&quot;&quot;,&quot;non-dropping-particle&quot;:&quot;&quot;},{&quot;family&quot;:&quot;Basso&quot;,&quot;given&quot;:&quot;Bruno&quot;,&quot;parse-names&quot;:false,&quot;dropping-particle&quot;:&quot;&quot;,&quot;non-dropping-particle&quot;:&quot;&quot;},{&quot;family&quot;:&quot;Gage&quot;,&quot;given&quot;:&quot;Stuart H.&quot;,&quot;parse-names&quot;:false,&quot;dropping-particle&quot;:&quot;&quot;,&quot;non-dropping-particle&quot;:&quot;&quot;},{&quot;family&quot;:&quot;Hoben&quot;,&quot;given&quot;:&quot;John&quot;,&quot;parse-names&quot;:false,&quot;dropping-particle&quot;:&quot;&quot;,&quot;non-dropping-particle&quot;:&quot;&quot;}],&quot;container-title&quot;:&quot;Agricultural Systems&quot;,&quot;accessed&quot;:{&quot;date-parts&quot;:[[2021,7,26]]},&quot;DOI&quot;:&quot;10.1016/J.AGSY.2010.09.001&quot;,&quot;ISSN&quot;:&quot;0308-521X&quot;,&quot;issued&quot;:{&quot;date-parts&quot;:[[2011,3,1]]},&quot;page&quot;:&quot;292-296&quot;,&quot;abstract&quot;:&quot;Agricultural soils emit about 50% of the global flux of N2O attributable to human influence, mostly in response to nitrogen fertilizer use. Recent evidence that the relationship between N2O fluxes and N-fertilizer additions to cereal maize are non-linear provides an opportunity to estimate regional N2O fluxes based on estimates of N application rates rather than as a simple percentage of N inputs as used by the Intergovernmental Panel on Climate Change (IPCC). We combined a simple empirical model of N2O production with the SOCRATES soil carbon dynamics model to estimate N2O and other sources of Global Warming Potential (GWP) from cereal maize across 19,000 cropland polygons in the North Central Region (NCR) of the US over the period 1964-2005. Results indicate that the loading of greenhouse gases to the atmosphere from cereal maize production in the NCR was 1.7Gt CO2e, with an average 268t CO2e produced per tonne of grain. From 1970 until 2005, GHG emissions per unit product declined on average by 2.8t CO2eha-1annum-1, coinciding with a stabilisation in N application rate and consistent increases in grain yield from the mid-1970's. Nitrous oxide production from N fertilizer inputs represented 59% of these emissions, soil C decline (0-30cm) represented 11% of total emissions, with the remaining 30% (517Mt) from the combustion of fuel associated with farm operations. Of the 126Mt of N fertilizer applied to cereal maize from 1964 to 2005, we estimate that 2.2Mt N was emitted as N2O when using a non-linear response model, equivalent to 1.75% of the applied N. © 2010 Elsevier Ltd.&quot;,&quot;publisher&quot;:&quot;Elsevier&quot;,&quot;issue&quot;:&quot;3&quot;,&quot;volume&quot;:&quot;104&quot;},&quot;isTemporary&quot;:false}],&quot;properties&quot;:{&quot;noteIndex&quot;:0},&quot;isEdited&quot;:false,&quot;manualOverride&quot;:{&quot;isManuallyOverriden&quot;:false,&quot;citeprocText&quot;:&quot;(Millar et al., 2010; Grace et al., 2011)&quot;,&quot;manualOverrideText&quot;:&quot;&quot;},&quot;citationTag&quot;:&quot;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quot;},{&quot;citationID&quot;:&quot;MENDELEY_CITATION_5fb6333f-0228-4c3f-90c5-22816a32d65f&quot;,&quot;citationItems&quot;:[{&quot;id&quot;:&quot;7d6a356d-d427-3c7b-9a37-7660e525b2a1&quot;,&quot;itemData&quot;:{&quot;type&quot;:&quot;book&quot;,&quot;id&quot;:&quot;7d6a356d-d427-3c7b-9a37-7660e525b2a1&quot;,&quot;title&quot;:&quot;Advances in crop modelling for a sustainable agriculture&quot;,&quot;author&quot;:[{&quot;family&quot;:&quot;Boote&quot;,&quot;given&quot;:&quot;Kenneth&quot;,&quot;parse-names&quot;:false,&quot;dropping-particle&quot;:&quot;&quot;,&quot;non-dropping-particle&quot;:&quot;&quot;}],&quot;container-title&quot;:&quot;Advances in crop modelling for a sustainable agriculture&quot;,&quot;accessed&quot;:{&quot;date-parts&quot;:[[2021,7,26]]},&quot;DOI&quot;:&quot;10.1201/9780429266591&quot;,&quot;issued&quot;:{&quot;date-parts&quot;:[[2019,12,10]]},&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publisher&quot;:&quot;Burleigh Dodds Science Publishing&quot;},&quot;isTemporary&quot;:false},{&quot;id&quot;:&quot;58158eea-6ee1-3be8-a09d-0bba240ed4d6&quot;,&quot;itemData&quot;:{&quot;type&quot;:&quot;article-journal&quot;,&quot;id&quot;:&quot;58158eea-6ee1-3be8-a09d-0bba240ed4d6&quot;,&quot;title&quot;:&quot;Brief history of agricultural systems modeling&quot;,&quot;author&quot;:[{&quot;family&quot;:&quot;Jones&quot;,&quot;given&quot;:&quot;James W.&quot;,&quot;parse-names&quot;:false,&quot;dropping-particle&quot;:&quot;&quot;,&quot;non-dropping-particle&quot;:&quot;&quot;},{&quot;family&quot;:&quot;Antle&quot;,&quot;given&quot;:&quot;John M.&quot;,&quot;parse-names&quot;:false,&quot;dropping-particle&quot;:&quot;&quot;,&quot;non-dropping-particle&quot;:&quot;&quot;},{&quot;family&quot;:&quot;Basso&quot;,&quot;given&quot;:&quot;Bruno&quot;,&quot;parse-names&quot;:false,&quot;dropping-particle&quot;:&quot;&quot;,&quot;non-dropping-particle&quot;:&quot;&quot;},{&quot;family&quot;:&quot;Boote&quot;,&quot;given&quot;:&quot;Kenneth J.&quot;,&quot;parse-names&quot;:false,&quot;dropping-particle&quot;:&quot;&quot;,&quot;non-dropping-particle&quot;:&quot;&quot;},{&quot;family&quot;:&quot;Conant&quot;,&quot;given&quot;:&quot;Richard T.&quot;,&quot;parse-names&quot;:false,&quot;dropping-particle&quot;:&quot;&quot;,&quot;non-dropping-particle&quot;:&quot;&quot;},{&quot;family&quot;:&quot;Foster&quot;,&quot;given&quot;:&quot;Ian&quot;,&quot;parse-names&quot;:false,&quot;dropping-particle&quot;:&quot;&quot;,&quot;non-dropping-particle&quot;:&quot;&quot;},{&quot;family&quot;:&quot;Godfray&quot;,&quot;given&quot;:&quot;H. Charles J.&quot;,&quot;parse-names&quot;:false,&quot;dropping-particle&quot;:&quot;&quot;,&quot;non-dropping-particle&quot;:&quot;&quot;},{&quot;family&quot;:&quot;Herrero&quot;,&quot;given&quot;:&quot;Mario&quot;,&quot;parse-names&quot;:false,&quot;dropping-particle&quot;:&quot;&quot;,&quot;non-dropping-particle&quot;:&quot;&quot;},{&quot;family&quot;:&quot;Howitt&quot;,&quot;given&quot;:&quot;Richard E.&quot;,&quot;parse-names&quot;:false,&quot;dropping-particle&quot;:&quot;&quot;,&quot;non-dropping-particle&quot;:&quot;&quot;},{&quot;family&quot;:&quot;Janssen&quot;,&quot;given&quot;:&quot;Sander&quot;,&quot;parse-names&quot;:false,&quot;dropping-particle&quot;:&quot;&quot;,&quot;non-dropping-particle&quot;:&quot;&quot;},{&quot;family&quot;:&quot;Keating&quot;,&quot;given&quot;:&quot;Brian A.&quot;,&quot;parse-names&quot;:false,&quot;dropping-particle&quot;:&quot;&quot;,&quot;non-dropping-particle&quot;:&quot;&quot;},{&quot;family&quot;:&quot;Munoz-Carpena&quot;,&quot;given&quot;:&quot;Rafael&quot;,&quot;parse-names&quot;:false,&quot;dropping-particle&quot;:&quot;&quot;,&quot;non-dropping-particle&quot;:&quot;&quot;},{&quot;family&quot;:&quot;Porter&quot;,&quot;given&quot;:&quot;Cheryl H.&quot;,&quot;parse-names&quot;:false,&quot;dropping-particle&quot;:&quot;&quot;,&quot;non-dropping-particle&quot;:&quot;&quot;},{&quot;family&quot;:&quot;Rosenzweig&quot;,&quot;given&quot;:&quot;Cynthia&quot;,&quot;parse-names&quot;:false,&quot;dropping-particle&quot;:&quot;&quot;,&quot;non-dropping-particle&quot;:&quot;&quot;},{&quot;family&quot;:&quot;Wheeler&quot;,&quot;given&quot;:&quot;Tim R.&quot;,&quot;parse-names&quot;:false,&quot;dropping-particle&quot;:&quot;&quot;,&quot;non-dropping-particle&quot;:&quot;&quot;}],&quot;container-title&quot;:&quot;Agricultural Systems&quot;,&quot;DOI&quot;:&quot;10.1016/j.agsy.2016.05.014&quot;,&quot;ISSN&quot;:&quot;0308521X&quot;,&quot;URL&quot;:&quot;http://dx.doi.org/10.1016/j.agsy.2016.05.014&quot;,&quot;issued&quot;:{&quot;date-parts&quot;:[[2017]]},&quot;page&quot;:&quot;240-254&quot;,&quot;abstract&quot;:&quot;Agricultural systems science generates knowledge that allows researchers to consider complex problems or take informed agricultural decisions. The rich history of this science exemplifies the diversity of systems and scales over which they operate and have been studied. Modeling, an essential tool in agricultural systems science, has been accomplished by scientists from a wide range of disciplines, who have contributed concepts and tools over more than six decades. As agricultural scientists now consider the “next generation” models, data, and knowledge products needed to meet the increasingly complex systems problems faced by society, it is important to take stock of this history and its lessons to ensure that we avoid re-invention and strive to consider all dimensions of associated challenges. To this end, we summarize here the history of agricultural systems modeling and identify lessons learned that can help guide the design and development of next generation of agricultural system tools and methods. A number of past events combined with overall technological progress in other fields have strongly contributed to the evolution of agricultural system modeling, including development of process-based bio-physical models of crops and livestock, statistical models based on historical observations, and economic optimization and simulation models at household and regional to global scales. Characteristics of agricultural systems models have varied widely depending on the systems involved, their scales, and the wide range of purposes that motivated their development and use by researchers in different disciplines. Recent trends in broader collaboration across institutions, across disciplines, and between the public and private sectors suggest that the stage is set for the major advances in agricultural systems science that are needed for the next generation of models, databases, knowledge products and decision support systems. The lessons from history should be considered to help avoid roadblocks and pitfalls as the community develops this next generation of agricultural systems models.&quot;,&quot;publisher&quot;:&quot;The Authors&quot;,&quot;volume&quot;:&quot;155&quot;},&quot;isTemporary&quot;:false},{&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Jones et al., 2017; Boote, 2019; Silva and Giller, 2021)&quot;,&quot;manualOverrideText&quot;:&quot;&quot;},&quot;citationTag&quot;:&quot;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quot;},{&quot;citationID&quot;:&quot;MENDELEY_CITATION_4b26cc83-b826-4fa9-8efa-d677974a3515&quot;,&quot;citationItems&quot;:[{&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properties&quot;:{&quot;noteIndex&quot;:0},&quot;isEdited&quot;:false,&quot;manualOverride&quot;:{&quot;isManuallyOverriden&quot;:false,&quot;citeprocText&quot;:&quot;(Puntel et al., 2016)&quot;,&quot;manualOverrideText&quot;:&quot;&quot;},&quot;citationTag&quot;:&quot;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quot;},{&quot;citationID&quot;:&quot;MENDELEY_CITATION_60af37e6-5437-48c4-a1a2-a0bf1c9cc15c&quot;,&quot;citationItems&quot;:[{&quot;id&quot;:&quot;d3e12c7c-e2bb-393a-9d2e-200aa451ddd0&quot;,&quot;itemData&quot;:{&quot;type&quot;:&quot;article-journal&quot;,&quot;id&quot;:&quot;d3e12c7c-e2bb-393a-9d2e-200aa451ddd0&quot;,&quot;title&quot;:&quot;An overview of APSIM, a model designed for farming systems simulation&quot;,&quot;author&quot;:[{&quot;family&quot;:&quot;Keating&quot;,&quot;given&quot;:&quot;B.A A.&quot;,&quot;parse-names&quot;:false,&quot;dropping-particle&quot;:&quot;&quot;,&quot;non-dropping-particle&quot;:&quot;&quot;},{&quot;family&quot;:&quot;Carberry&quot;,&quot;given&quot;:&quot;P.S S.&quot;,&quot;parse-names&quot;:false,&quot;dropping-particle&quot;:&quot;&quot;,&quot;non-dropping-particle&quot;:&quot;&quot;},{&quot;family&quot;:&quot;Hammer&quot;,&quot;given&quot;:&quot;G.L L.&quot;,&quot;parse-names&quot;:false,&quot;dropping-particle&quot;:&quot;&quot;,&quot;non-dropping-particle&quot;:&quot;&quot;},{&quot;family&quot;:&quot;Probert&quot;,&quot;given&quot;:&quot;M.E E.&quot;,&quot;parse-names&quot;:false,&quot;dropping-particle&quot;:&quot;&quot;,&quot;non-dropping-particle&quot;:&quot;&quot;},{&quot;family&quot;:&quot;Robertson&quot;,&quot;given&quot;:&quot;M.J J.&quot;,&quot;parse-names&quot;:false,&quot;dropping-particle&quot;:&quot;&quot;,&quot;non-dropping-particle&quot;:&quot;&quot;},{&quot;family&quot;:&quot;Holzworth&quot;,&quot;given&quot;:&quot;D.&quot;,&quot;parse-names&quot;:false,&quot;dropping-particle&quot;:&quot;&quot;,&quot;non-dropping-particle&quot;:&quot;&quot;},{&quot;family&quot;:&quot;Huth&quot;,&quot;given&quot;:&quot;N.I I.&quot;,&quot;parse-names&quot;:false,&quot;dropping-particle&quot;:&quot;&quot;,&quot;non-dropping-particle&quot;:&quot;&quot;},{&quot;family&quot;:&quot;Hargreaves&quot;,&quot;given&quot;:&quot;J.N.G N.G.&quot;,&quot;parse-names&quot;:false,&quot;dropping-particle&quot;:&quot;&quot;,&quot;non-dropping-particle&quot;:&quot;&quot;},{&quot;family&quot;:&quot;Meinke&quot;,&quot;given&quot;:&quot;H.&quot;,&quot;parse-names&quot;:false,&quot;dropping-particle&quot;:&quot;&quot;,&quot;non-dropping-particle&quot;:&quot;&quot;},{&quot;family&quot;:&quot;Hochman&quot;,&quot;given&quot;:&quot;Z.&quot;,&quot;parse-names&quot;:false,&quot;dropping-particle&quot;:&quot;&quot;,&quot;non-dropping-particle&quot;:&quot;&quot;},{&quot;family&quot;:&quot;McLean&quot;,&quot;given&quot;:&quot;G.&quot;,&quot;parse-names&quot;:false,&quot;dropping-particle&quot;:&quot;&quot;,&quot;non-dropping-particle&quot;:&quot;&quot;},{&quot;family&quot;:&quot;Verburg&quot;,&quot;given&quot;:&quot;K.&quot;,&quot;parse-names&quot;:false,&quot;dropping-particle&quot;:&quot;&quot;,&quot;non-dropping-particle&quot;:&quot;&quot;},{&quot;family&quot;:&quot;Snow&quot;,&quot;given&quot;:&quot;V.&quot;,&quot;parse-names&quot;:false,&quot;dropping-particle&quot;:&quot;&quot;,&quot;non-dropping-particle&quot;:&quot;&quot;},{&quot;family&quot;:&quot;Dimes&quot;,&quot;given&quot;:&quot;J.P P.&quot;,&quot;parse-names&quot;:false,&quot;dropping-particle&quot;:&quot;&quot;,&quot;non-dropping-particle&quot;:&quot;&quot;},{&quot;family&quot;:&quot;Silburn&quot;,&quot;given&quot;:&quot;M.&quot;,&quot;parse-names&quot;:false,&quot;dropping-particle&quot;:&quot;&quot;,&quot;non-dropping-particle&quot;:&quot;&quot;},{&quot;family&quot;:&quot;Wang&quot;,&quot;given&quot;:&quot;E.&quot;,&quot;parse-names&quot;:false,&quot;dropping-particle&quot;:&quot;&quot;,&quot;non-dropping-particle&quot;:&quot;&quot;},{&quot;family&quot;:&quot;Brown&quot;,&quot;given&quot;:&quot;S.&quot;,&quot;parse-names&quot;:false,&quot;dropping-particle&quot;:&quot;&quot;,&quot;non-dropping-particle&quot;:&quot;&quot;},{&quot;family&quot;:&quot;Bristow&quot;,&quot;given&quot;:&quot;K.L L.&quot;,&quot;parse-names&quot;:false,&quot;dropping-particle&quot;:&quot;&quot;,&quot;non-dropping-particle&quot;:&quot;&quot;},{&quot;family&quot;:&quot;Asseng&quot;,&quot;given&quot;:&quot;S.&quot;,&quot;parse-names&quot;:false,&quot;dropping-particle&quot;:&quot;&quot;,&quot;non-dropping-particle&quot;:&quot;&quot;},{&quot;family&quot;:&quot;Chapman&quot;,&quot;given&quot;:&quot;S.&quot;,&quot;parse-names&quot;:false,&quot;dropping-particle&quot;:&quot;&quot;,&quot;non-dropping-particle&quot;:&quot;&quot;},{&quot;family&quot;:&quot;McCown&quot;,&quot;given&quot;:&quot;R.L L.&quot;,&quot;parse-names&quot;:false,&quot;dropping-particle&quot;:&quot;&quot;,&quot;non-dropping-particle&quot;:&quot;&quot;},{&quot;family&quot;:&quot;Freebairn&quot;,&quot;given&quot;:&quot;D.M M.&quot;,&quot;parse-names&quot;:false,&quot;dropping-particle&quot;:&quot;&quot;,&quot;non-dropping-particle&quot;:&quot;&quot;},{&quot;family&quot;:&quot;Smith&quot;,&quot;given&quot;:&quot;C.J J.&quot;,&quot;parse-names&quot;:false,&quot;dropping-particle&quot;:&quot;&quot;,&quot;non-dropping-particle&quot;:&quot;&quot;}],&quot;container-title&quot;:&quot;European Journal of Agronomy&quot;,&quot;accessed&quot;:{&quot;date-parts&quot;:[[2019,1,30]]},&quot;DOI&quot;:&quot;10.1016/S1161-0301(02)00108-9&quot;,&quot;ISBN&quot;:&quot;6173214237&quot;,&quot;ISSN&quot;:&quot;11610301&quot;,&quot;URL&quot;:&quot;https://www.sciencedirect.com/science/article/pii/S1161030102001089&quot;,&quot;issued&quot;:{&quot;date-parts&quot;:[[2003,1,1]]},&quot;page&quot;:&quot;267-288&quot;,&quot;abstract&quot;:&quot;The Agricultural Production Systems Simulator (APSIM) is a modular modelling framework that has been developed by the Agricultural Production Systems Research Unit in Australia. APSIM was developed to simulate biophysical process in farming systems, in particular where there is interest in the economic and ecological outcomes of management practice in the face of climatic risk. The paper outlines APSIM's structure and provides details of the concepts behind the different plant, soil and management modules. These modules include a diverse range of crops, pastures and trees, soil processes including water balance, N and P transformations, soil pH, erosion and a full range of management controls. Reports of APSIM testing in a diverse range of systems and environments are summarised. An example of model performance in a long-term cropping systems trial is provided. APSIM has been used in a broad range of applications, including support for on-farm decision making, farming systems design for production or resource management objectives, assessment of the value of seasonal climate forecasting, analysis of supply chain issues in agribusiness activities, development of waste management guidelines, risk assessment for government policy making and as a guide to research and education activity. An extensive citation list for these model testing and application studies is provided. Crown Copyright © 2002 Published by Elsevier Science B.V. All rights reserved.&quot;,&quot;publisher&quot;:&quot;Elsevier&quot;,&quot;issue&quot;:&quot;3-4&quot;,&quot;volume&quot;:&quot;18&quot;},&quot;isTemporary&quot;:false},{&quot;id&quot;:&quot;4b8f5897-7f85-3bcf-a96d-1f9a7dafa0e1&quot;,&quot;itemData&quot;:{&quot;type&quot;:&quot;article-journal&quot;,&quot;id&quot;:&quot;4b8f5897-7f85-3bcf-a96d-1f9a7dafa0e1&quot;,&quot;title&quot;:&quot;APSIM - Evolution towards a new generation of agricultural systems simulation&quot;,&quot;author&quot;:[{&quot;family&quot;:&quot;Holzworth&quot;,&quot;given&quot;:&quot;Dean P.&quot;,&quot;parse-names&quot;:false,&quot;dropping-particle&quot;:&quot;&quot;,&quot;non-dropping-particle&quot;:&quot;&quot;},{&quot;family&quot;:&quot;Huth&quot;,&quot;given&quot;:&quot;Neil I.&quot;,&quot;parse-names&quot;:false,&quot;dropping-particle&quot;:&quot;&quot;,&quot;non-dropping-particle&quot;:&quot;&quot;},{&quot;family&quot;:&quot;deVoil&quot;,&quot;given&quot;:&quot;Peter G.&quot;,&quot;parse-names&quot;:false,&quot;dropping-particle&quot;:&quot;&quot;,&quot;non-dropping-particle&quot;:&quot;&quot;},{&quot;family&quot;:&quot;Zurcher&quot;,&quot;given&quot;:&quot;Eric J.&quot;,&quot;parse-names&quot;:false,&quot;dropping-particle&quot;:&quot;&quot;,&quot;non-dropping-particle&quot;:&quot;&quot;},{&quot;family&quot;:&quot;Herrmann&quot;,&quot;given&quot;:&quot;Neville I.&quot;,&quot;parse-names&quot;:false,&quot;dropping-particle&quot;:&quot;&quot;,&quot;non-dropping-particle&quot;:&quot;&quot;},{&quot;family&quot;:&quot;McLean&quot;,&quot;given&quot;:&quot;Greg&quot;,&quot;parse-names&quot;:false,&quot;dropping-particle&quot;:&quot;&quot;,&quot;non-dropping-particle&quot;:&quot;&quot;},{&quot;family&quot;:&quot;Chenu&quot;,&quot;given&quot;:&quot;Karine&quot;,&quot;parse-names&quot;:false,&quot;dropping-particle&quot;:&quot;&quot;,&quot;non-dropping-particle&quot;:&quot;&quot;},{&quot;family&quot;:&quot;Oosterom&quot;,&quot;given&quot;:&quot;Erik J.&quot;,&quot;parse-names&quot;:false,&quot;dropping-particle&quot;:&quot;&quot;,&quot;non-dropping-particle&quot;:&quot;van&quot;},{&quot;family&quot;:&quot;Snow&quot;,&quot;given&quot;:&quot;Val&quot;,&quot;parse-names&quot;:false,&quot;dropping-particle&quot;:&quot;&quot;,&quot;non-dropping-particle&quot;:&quot;&quot;},{&quot;family&quot;:&quot;Murphy&quot;,&quot;given&quot;:&quot;Chris&quot;,&quot;parse-names&quot;:false,&quot;dropping-particle&quot;:&quot;&quot;,&quot;non-dropping-particle&quot;:&quot;&quot;},{&quot;family&quot;:&quot;Moore&quot;,&quot;given&quot;:&quot;Andrew D.&quot;,&quot;parse-names&quot;:false,&quot;dropping-particle&quot;:&quot;&quot;,&quot;non-dropping-particle&quot;:&quot;&quot;},{&quot;family&quot;:&quot;Brown&quot;,&quot;given&quot;:&quot;Hamish&quot;,&quot;parse-names&quot;:false,&quot;dropping-particle&quot;:&quot;&quot;,&quot;non-dropping-particle&quot;:&quot;&quot;},{&quot;family&quot;:&quot;Whish&quot;,&quot;given&quot;:&quot;Jeremy P.M.&quot;,&quot;parse-names&quot;:false,&quot;dropping-particle&quot;:&quot;&quot;,&quot;non-dropping-particle&quot;:&quot;&quot;},{&quot;family&quot;:&quot;Verrall&quot;,&quot;given&quot;:&quot;Shaun&quot;,&quot;parse-names&quot;:false,&quot;dropping-particle&quot;:&quot;&quot;,&quot;non-dropping-particle&quot;:&quot;&quot;},{&quot;family&quot;:&quot;Fainges&quot;,&quot;given&quot;:&quot;Justin&quot;,&quot;parse-names&quot;:false,&quot;dropping-particle&quot;:&quot;&quot;,&quot;non-dropping-particle&quot;:&quot;&quot;},{&quot;family&quot;:&quot;Bell&quot;,&quot;given&quot;:&quot;Lindsay W.&quot;,&quot;parse-names&quot;:false,&quot;dropping-particle&quot;:&quot;&quot;,&quot;non-dropping-particle&quot;:&quot;&quot;},{&quot;family&quot;:&quot;Peake&quot;,&quot;given&quot;:&quot;Allan S.&quot;,&quot;parse-names&quot;:false,&quot;dropping-particle&quot;:&quot;&quot;,&quot;non-dropping-particle&quot;:&quot;&quot;},{&quot;family&quot;:&quot;Poulton&quot;,&quot;given&quot;:&quot;Perry L.&quot;,&quot;parse-names&quot;:false,&quot;dropping-particle&quot;:&quot;&quot;,&quot;non-dropping-particle&quot;:&quot;&quot;},{&quot;family&quot;:&quot;Hochman&quot;,&quot;given&quot;:&quot;Zvi&quot;,&quot;parse-names&quot;:false,&quot;dropping-particle&quot;:&quot;&quot;,&quot;non-dropping-particle&quot;:&quot;&quot;},{&quot;family&quot;:&quot;Thorburn&quot;,&quot;given&quot;:&quot;Peter J.&quot;,&quot;parse-names&quot;:false,&quot;dropping-particle&quot;:&quot;&quot;,&quot;non-dropping-particle&quot;:&quot;&quot;},{&quot;family&quot;:&quot;Gaydon&quot;,&quot;given&quot;:&quot;Donald S.&quot;,&quot;parse-names&quot;:false,&quot;dropping-particle&quot;:&quot;&quot;,&quot;non-dropping-particle&quot;:&quot;&quot;},{&quot;family&quot;:&quot;Dalgliesh&quot;,&quot;given&quot;:&quot;Neal P.&quot;,&quot;parse-names&quot;:false,&quot;dropping-particle&quot;:&quot;&quot;,&quot;non-dropping-particle&quot;:&quot;&quot;},{&quot;family&quot;:&quot;Rodriguez&quot;,&quot;given&quot;:&quot;Daniel&quot;,&quot;parse-names&quot;:false,&quot;dropping-particle&quot;:&quot;&quot;,&quot;non-dropping-particle&quot;:&quot;&quot;},{&quot;family&quot;:&quot;Cox&quot;,&quot;given&quot;:&quot;Howard&quot;,&quot;parse-names&quot;:false,&quot;dropping-particle&quot;:&quot;&quot;,&quot;non-dropping-particle&quot;:&quot;&quot;},{&quot;family&quot;:&quot;Chapman&quot;,&quot;given&quot;:&quot;Scott&quot;,&quot;parse-names&quot;:false,&quot;dropping-particle&quot;:&quot;&quot;,&quot;non-dropping-particle&quot;:&quot;&quot;},{&quot;family&quot;:&quot;Doherty&quot;,&quot;given&quot;:&quot;Alastair&quot;,&quot;parse-names&quot;:false,&quot;dropping-particle&quot;:&quot;&quot;,&quot;non-dropping-particle&quot;:&quot;&quot;},{&quot;family&quot;:&quot;Teixeira&quot;,&quot;given&quot;:&quot;Edmar&quot;,&quot;parse-names&quot;:false,&quot;dropping-particle&quot;:&quot;&quot;,&quot;non-dropping-particle&quot;:&quot;&quot;},{&quot;family&quot;:&quot;Sharp&quot;,&quot;given&quot;:&quot;Joanna&quot;,&quot;parse-names&quot;:false,&quot;dropping-particle&quot;:&quot;&quot;,&quot;non-dropping-particle&quot;:&quot;&quot;},{&quot;family&quot;:&quot;Cichota&quot;,&quot;given&quot;:&quot;Rogerio&quot;,&quot;parse-names&quot;:false,&quot;dropping-particle&quot;:&quot;&quot;,&quot;non-dropping-particle&quot;:&quot;&quot;},{&quot;family&quot;:&quot;Vogeler&quot;,&quot;given&quot;:&quot;Iris&quot;,&quot;parse-names&quot;:false,&quot;dropping-particle&quot;:&quot;&quot;,&quot;non-dropping-particle&quot;:&quot;&quot;},{&quot;family&quot;:&quot;Li&quot;,&quot;given&quot;:&quot;Frank Y.&quot;,&quot;parse-names&quot;:false,&quot;dropping-particle&quot;:&quot;&quot;,&quot;non-dropping-particle&quot;:&quot;&quot;},{&quot;family&quot;:&quot;Wang&quot;,&quot;given&quot;:&quot;Enli&quot;,&quot;parse-names&quot;:false,&quot;dropping-particle&quot;:&quot;&quot;,&quot;non-dropping-particle&quot;:&quot;&quot;},{&quot;family&quot;:&quot;Hammer&quot;,&quot;given&quot;:&quot;Graeme L.&quot;,&quot;parse-names&quot;:false,&quot;dropping-particle&quot;:&quot;&quot;,&quot;non-dropping-particle&quot;:&quot;&quot;},{&quot;family&quot;:&quot;Robertson&quot;,&quot;given&quot;:&quot;Michael J.&quot;,&quot;parse-names&quot;:false,&quot;dropping-particle&quot;:&quot;&quot;,&quot;non-dropping-particle&quot;:&quot;&quot;},{&quot;family&quot;:&quot;Dimes&quot;,&quot;given&quot;:&quot;John P.&quot;,&quot;parse-names&quot;:false,&quot;dropping-particle&quot;:&quot;&quot;,&quot;non-dropping-particle&quot;:&quot;&quot;},{&quot;family&quot;:&quot;Whitbread&quot;,&quot;given&quot;:&quot;Anthony M.&quot;,&quot;parse-names&quot;:false,&quot;dropping-particle&quot;:&quot;&quot;,&quot;non-dropping-particle&quot;:&quot;&quot;},{&quot;family&quot;:&quot;Hunt&quot;,&quot;given&quot;:&quot;James&quot;,&quot;parse-names&quot;:false,&quot;dropping-particle&quot;:&quot;&quot;,&quot;non-dropping-particle&quot;:&quot;&quot;},{&quot;family&quot;:&quot;Rees&quot;,&quot;given&quot;:&quot;Harm&quot;,&quot;parse-names&quot;:false,&quot;dropping-particle&quot;:&quot;&quot;,&quot;non-dropping-particle&quot;:&quot;van&quot;},{&quot;family&quot;:&quot;McClelland&quot;,&quot;given&quot;:&quot;Tim&quot;,&quot;parse-names&quot;:false,&quot;dropping-particle&quot;:&quot;&quot;,&quot;non-dropping-particle&quot;:&quot;&quot;},{&quot;family&quot;:&quot;Carberry&quot;,&quot;given&quot;:&quot;Peter S.&quot;,&quot;parse-names&quot;:false,&quot;dropping-particle&quot;:&quot;&quot;,&quot;non-dropping-particle&quot;:&quot;&quot;},{&quot;family&quot;:&quot;Hargreaves&quot;,&quot;given&quot;:&quot;John N.G.&quot;,&quot;parse-names&quot;:false,&quot;dropping-particle&quot;:&quot;&quot;,&quot;non-dropping-particle&quot;:&quot;&quot;},{&quot;family&quot;:&quot;MacLeod&quot;,&quot;given&quot;:&quot;Neil&quot;,&quot;parse-names&quot;:false,&quot;dropping-particle&quot;:&quot;&quot;,&quot;non-dropping-particle&quot;:&quot;&quot;},{&quot;family&quot;:&quot;McDonald&quot;,&quot;given&quot;:&quot;Cam&quot;,&quot;parse-names&quot;:false,&quot;dropping-particle&quot;:&quot;&quot;,&quot;non-dropping-particle&quot;:&quot;&quot;},{&quot;family&quot;:&quot;Harsdorf&quot;,&quot;given&quot;:&quot;Justin&quot;,&quot;parse-names&quot;:false,&quot;dropping-particle&quot;:&quot;&quot;,&quot;non-dropping-particle&quot;:&quot;&quot;},{&quot;family&quot;:&quot;Wedgwood&quot;,&quot;given&quot;:&quot;Sara&quot;,&quot;parse-names&quot;:false,&quot;dropping-particle&quot;:&quot;&quot;,&quot;non-dropping-particle&quot;:&quot;&quot;},{&quot;family&quot;:&quot;Keating&quot;,&quot;given&quot;:&quot;Brian A.&quot;,&quot;parse-names&quot;:false,&quot;dropping-particle&quot;:&quot;&quot;,&quot;non-dropping-particle&quot;:&quot;&quot;}],&quot;container-title&quot;:&quot;Environmental Modelling and Software&quot;,&quot;accessed&quot;:{&quot;date-parts&quot;:[[2019,6,19]]},&quot;DOI&quot;:&quot;10.1016/j.envsoft.2014.07.009&quot;,&quot;ISSN&quot;:&quot;13648152&quot;,&quot;URL&quot;:&quot;https://www.sciencedirect.com/science/article/pii/S1364815214002102&quot;,&quot;issued&quot;:{&quot;date-parts&quot;:[[2014,12,1]]},&quot;page&quot;:&quot;327-350&quot;,&quot;abstract&quot;:&quot;Agricultural systems models worldwide are increasingly being used to explore options and solutions for the food security, climate change adaptation and mitigation and carbon trading problem domains. APSIM (Agricultural Production Systems sIMulator) is one such model that continues to be applied and adapted to this challenging research agenda. From its inception twenty years ago, APSIM has evolved into a framework containing many of the key models required to explore changes in agricultural landscapes with capability ranging from simulation of gene expression through to multi-field farms and beyond.Keating etal. (2003) described many of the fundamental attributes of APSIM in detail. Much has changed in the last decade, and the APSIM community has been exploring novel scientific domains and utilising software developments in social media, web and mobile applications to provide simulation tools adapted to new demands.This paper updates the earlier work by Keating etal. (2003) and chronicles the changing external challenges and opportunities being placed on APSIM during the last decade. It also explores and discusses how APSIM has been evolving to a \&quot;next generation\&quot; framework with improved features and capabilities that allow its use in many diverse topics.&quot;,&quot;publisher&quot;:&quot;Elsevier Ltd&quot;,&quot;volume&quot;:&quot;62&quot;},&quot;isTemporary&quot;:false}],&quot;properties&quot;:{&quot;noteIndex&quot;:0},&quot;isEdited&quot;:false,&quot;manualOverride&quot;:{&quot;isManuallyOverriden&quot;:false,&quot;citeprocText&quot;:&quot;(Keating et al., 2003; Holzworth et al., 2014)&quot;,&quot;manualOverrideText&quot;:&quot;&quot;},&quot;citationTag&quot;:&quot;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quot;},{&quot;citationID&quot;:&quot;MENDELEY_CITATION_4e72c271-11d1-41df-9bdd-7c1156cd9c04&quot;,&quot;citationItems&quot;:[{&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Silva and Giller, 2021)&quot;,&quot;manualOverrideText&quot;:&quot;&quot;},&quot;citationTag&quot;:&quot;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quot;},{&quot;citationID&quot;:&quot;MENDELEY_CITATION_4822b4d1-98f3-4c6a-ad45-fc4381dd88c6&quot;,&quot;citationItems&quot;:[{&quot;id&quot;:&quot;0020193c-936f-33df-aaf4-df976d7aaa72&quot;,&quot;itemData&quot;:{&quot;type&quot;:&quot;article-journal&quot;,&quot;id&quot;:&quot;0020193c-936f-33df-aaf4-df976d7aaa72&quot;,&quot;title&quot;:&quot;Crop loss analysis and global food supply: focusing now on required harvests&quot;,&quot;author&quot;:[{&quot;family&quot;:&quot;Esker&quot;,&quot;given&quot;:&quot;Paul D&quot;,&quot;parse-names&quot;:false,&quot;dropping-particle&quot;:&quot;&quot;,&quot;non-dropping-particle&quot;:&quot;&quot;},{&quot;family&quot;:&quot;Savary&quot;,&quot;given&quot;:&quot;Serge&quot;,&quot;parse-names&quot;:false,&quot;dropping-particle&quot;:&quot;&quot;,&quot;non-dropping-particle&quot;:&quot;&quot;},{&quot;family&quot;:&quot;Mcroberts&quot;,&quot;given&quot;:&quot;Neil&quot;,&quot;parse-names&quot;:false,&quot;dropping-particle&quot;:&quot;&quot;,&quot;non-dropping-particle&quot;:&quot;&quot;}],&quot;accessed&quot;:{&quot;date-parts&quot;:[[2021,7,26]]},&quot;DOI&quot;:&quot;10.1079/PAVSNNR20127052&quot;,&quot;URL&quot;:&quot;http://www.cabi.org/cabreviews&quot;,&quot;abstract&quot;:&quot;Historically, the path of crop loss assessment research has known three phases: exploratory, development and implementation. These phases took place at different periods of agricultural research, with a common thread to improve our knowledge of the impact of diseases on crop yield quantity and quality. In this review, we provide a discussion on these phases. In particular, we emphasize the seminal research that has laid a foundation for a new phase to develop. We do this through an examination of the measurement of injury and crop losses, the current statistical models used to define thresholds and damage functions, and what is currently known regarding qualitative losses. Crop loss research enters a fourth phase of crop loss assessment, the multi-criteria assessment phase. In the latter portion of the review, we provide a brief discussion on the efforts, the concepts, and the necessary multidisciplinary dialogue, that the multi-criteria assessment phase requires in order for crop loss assessment to truly change the ways diseases are managed and how management itself is truly seen among the disciplinary fields that contribute to sustainable agricultural development. Review Methodology: This review was developed through a review of the literature using several different search tools, including CAB Abstracts, Web of Science and Google Scholar. Keywords for searches included: 'crop loss assessment', 'crop loss assessment and plant (botanical) diseases', 'crop loss assessment methods'. In addition, we have collected over many years an extensive literature related to this subject that was used to reference with our keyword searches.&quot;},&quot;isTemporary&quot;:false}],&quot;properties&quot;:{&quot;noteIndex&quot;:0},&quot;isEdited&quot;:false,&quot;manualOverride&quot;:{&quot;isManuallyOverriden&quot;:false,&quot;citeprocText&quot;:&quot;(Esker et al., 2012)&quot;,&quot;manualOverrideText&quot;:&quot;&quot;},&quot;citationTag&quot;:&quot;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quot;},{&quot;citationID&quot;:&quot;MENDELEY_CITATION_fa6baf3d-d7b8-4633-87df-cd498f126c96&quot;,&quot;citationItems&quot;:[{&quot;id&quot;:&quot;e94dbe84-69fa-36a8-b98e-ce8dbc2260ef&quot;,&quot;itemData&quot;:{&quot;DOI&quot;:&quot;10.1016/j.agsy.2017.01.019&quot;,&quot;ISSN&quot;:&quot;0308521X&quot;,&quot;abstract&quot;:&quot;The improvement and application of pest and disease models to analyse and predict yield losses including those due to climate change is still a challenge for the scientific community. Applied modelling of crop diseases and pests has mostly targeted the development of support capabilities to schedule scouting or pesticide applications. There is a need for research to both broaden the scope and evaluate the capabilities of pest and disease models. Key research questions not only involve the assessment of the potential effects of climate change on known pathosystems, but also on new pathogens which could alter the (still incompletely documented) impacts of pests and diseases on agricultural systems. Yield loss data collected in various current environments may no longer represent a adequate reference to develop tactical, decision-oriented, models for plant diseases and pests and their impacts, because of the ongoing changes in climate patterns. Process-based agricultural simulation modelling, on the other hand, appears to represent a viable methodology to estimate the impacts of these potential effects. A new generation of tools based on state-of-the-art knowledge and technologies is needed to allow systems analysis including key processes and their dynamics over appropriate suitable range of environmental variables. This paper offers a brief overview of the current state of development in coupling pest and disease models to crop models, and discusses technical and scientific challenges. We propose a five-stage roadmap to improve the simulation of the impacts caused by plant diseases and pests; i) improve the quality and availability of data for model inputs; ii) improve the quality and availability of data for model evaluation; iii) improve the integration with crop models; iv) improve the processes for model evaluation; and v) develop a community of plant pest and disease modelers.&quot;,&quot;author&quot;:[{&quot;dropping-particle&quot;:&quot;&quot;,&quot;family&quot;:&quot;Donatelli&quot;,&quot;given&quot;:&quot;M.&quot;,&quot;non-dropping-particle&quot;:&quot;&quot;,&quot;parse-names&quot;:false,&quot;suffix&quot;:&quot;&quot;},{&quot;dropping-particle&quot;:&quot;&quot;,&quot;family&quot;:&quot;Magarey&quot;,&quot;given&quot;:&quot;R. D.&quot;,&quot;non-dropping-particle&quot;:&quot;&quot;,&quot;parse-names&quot;:false,&quot;suffix&quot;:&quot;&quot;},{&quot;dropping-particle&quot;:&quot;&quot;,&quot;family&quot;:&quot;Bregaglio&quot;,&quot;given&quot;:&quot;S.&quot;,&quot;non-dropping-particle&quot;:&quot;&quot;,&quot;parse-names&quot;:false,&quot;suffix&quot;:&quot;&quot;},{&quot;dropping-particle&quot;:&quot;&quot;,&quot;family&quot;:&quot;Willocquet&quot;,&quot;given&quot;:&quot;L.&quot;,&quot;non-dropping-particle&quot;:&quot;&quot;,&quot;parse-names&quot;:false,&quot;suffix&quot;:&quot;&quot;},{&quot;dropping-particle&quot;:&quot;&quot;,&quot;family&quot;:&quot;Whish&quot;,&quot;given&quot;:&quot;J. P.M.&quot;,&quot;non-dropping-particle&quot;:&quot;&quot;,&quot;parse-names&quot;:false,&quot;suffix&quot;:&quot;&quot;},{&quot;dropping-particle&quot;:&quot;&quot;,&quot;family&quot;:&quot;Savary&quot;,&quot;given&quot;:&quot;S.&quot;,&quot;non-dropping-particle&quot;:&quot;&quot;,&quot;parse-names&quot;:false,&quot;suffix&quot;:&quot;&quot;}],&quot;container-title&quot;:&quot;Agricultural Systems&quot;,&quot;id&quot;:&quot;e94dbe84-69fa-36a8-b98e-ce8dbc2260ef&quot;,&quot;issued&quot;:{&quot;date-parts&quot;:[[&quot;2017&quot;,&quot;7&quot;,&quot;1&quot;]]},&quot;page&quot;:&quot;213-224&quot;,&quot;publisher&quot;:&quot;Elsevier Ltd&quot;,&quot;title&quot;:&quot;Modelling the impacts of pests and diseases on agricultural systems&quot;,&quot;type&quot;:&quot;article-journal&quot;,&quot;volume&quot;:&quot;155&quot;},&quot;uris&quot;:[&quot;http://www.mendeley.com/documents/?uuid=e94dbe84-69fa-36a8-b98e-ce8dbc2260ef&quot;],&quot;isTemporary&quot;:false,&quot;legacyDesktopId&quot;:&quot;e94dbe84-69fa-36a8-b98e-ce8dbc2260ef&quot;}],&quot;properties&quot;:{&quot;noteIndex&quot;:0},&quot;isEdited&quot;:false,&quot;manualOverride&quot;:{&quot;citeprocText&quot;:&quot;(Donatelli et al., 2017)&quot;,&quot;isManuallyOverriden&quot;:false,&quot;manualOverrideText&quot;:&quot;&quot;},&quot;citationTag&quot;:&quot;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quot;},{&quot;citationID&quot;:&quot;MENDELEY_CITATION_330e0ef0-7a22-45ff-a8fd-17b2babb6d4a&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quot;,&quot;manualOverrideText&quot;:&quot;&quot;},&quot;citationTag&quot;:&quot;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quot;},{&quot;citationID&quot;:&quot;MENDELEY_CITATION_c629bd3d-1061-4a5e-a1b1-1f6d4b955507&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ad31e356-fe2e-444f-a370-96e2cee753f8&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ad592371-6a05-4773-a16e-ca909c0b75c8&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3b3b20fd-3047-4812-b3a1-823482d92f5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e3acedf3-aaa7-4d19-9c46-200e13366a32&quot;,&quot;citationItems&quot;:[{&quot;id&quot;:&quot;b1411adb-3c9b-387a-8553-be342013e7dc&quot;,&quot;itemData&quot;:{&quot;type&quot;:&quot;article-journal&quot;,&quot;id&quot;:&quot;b1411adb-3c9b-387a-8553-be342013e7dc&quot;,&quot;title&quot;:&quot;Model selection and Akaike's Information Criterion (AIC): The general theory and its analytical extensions&quot;,&quot;author&quot;:[{&quot;family&quot;:&quot;Bozdogan&quot;,&quot;given&quot;:&quot;Hamparsum&quot;,&quot;parse-names&quot;:false,&quot;dropping-particle&quot;:&quot;&quot;,&quot;non-dropping-particle&quot;:&quot;&quot;}],&quot;container-title&quot;:&quot;Psychometrika&quot;,&quot;accessed&quot;:{&quot;date-parts&quot;:[[2021,6,7]]},&quot;DOI&quot;:&quot;10.1007/BF02294361&quot;,&quot;ISSN&quot;:&quot;00333123&quot;,&quot;URL&quot;:&quot;https://link.springer.com/article/10.1007/BF02294361&quot;,&quot;issued&quot;:{&quot;date-parts&quot;:[[1987,9]]},&quot;page&quot;:&quot;345-370&quot;,&quot;abstract&quot;:&quot;During the last fifteen years, Akaike's entropy-based Information Criterion (AIC) has had a fundamental impact in statistical model evaluation problems. This paper studies the general theory of the AIC procedure and provides its analytical extensions in two ways without violating Akaike's main principles. These extensions make AIC asymptotically consistent and penalize overparameterization more stringently to pick only the simplest of the \&quot;true\&quot; models. These selection criteria are called CAIC and CAICF. Asymptotic properties of AIC and its extensions are investigated, and empirical performances of these criteria are studied in choosing the correct degree of a polynomial model in two different Monte Carlo experiments under different conditions. © 1987 The Psychometric Society.&quot;,&quot;publisher&quot;:&quot;Springer-Verlag&quot;,&quot;issue&quot;:&quot;3&quot;,&quot;volume&quot;:&quot;52&quot;},&quot;isTemporary&quot;:false}],&quot;properties&quot;:{&quot;noteIndex&quot;:0},&quot;isEdited&quot;:false,&quot;manualOverride&quot;:{&quot;isManuallyOverriden&quot;:true,&quot;citeprocText&quot;:&quot;(Bozdogan, 1987)&quot;,&quot;manualOverrideText&quot;:&quot;(AIC; Bozdogan, 1987)&quot;},&quot;citationTag&quot;:&quot;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quot;},{&quot;citationID&quot;:&quot;MENDELEY_CITATION_132d7169-c2a9-49d2-a257-94d6d763ed2f&quot;,&quot;citationItems&quot;:[{&quot;id&quot;:&quot;b898b4f7-729a-372b-a0cb-959f967400e2&quot;,&quot;itemData&quot;:{&quot;type&quot;:&quot;article-journal&quot;,&quot;id&quot;:&quot;b898b4f7-729a-372b-a0cb-959f967400e2&quot;,&quot;title&quot;:&quot;Comparison of Models for Describing; Corn Yield Response to Nitrogen Fertilizer&quot;,&quot;author&quot;:[{&quot;family&quot;:&quot;Cerrato&quot;,&quot;given&quot;:&quot;M. E.&quot;,&quot;parse-names&quot;:false,&quot;dropping-particle&quot;:&quot;&quot;,&quot;non-dropping-particle&quot;:&quot;&quot;},{&quot;family&quot;:&quot;Blackmer&quot;,&quot;given&quot;:&quot;A. M.&quot;,&quot;parse-names&quot;:false,&quot;dropping-particle&quot;:&quot;&quot;,&quot;non-dropping-particle&quot;:&quot;&quot;}],&quot;container-title&quot;:&quot;Agronomy Journal&quot;,&quot;DOI&quot;:&quot;10.2134/agronj1990.00021962008200010030x&quot;,&quot;issued&quot;:{&quot;date-parts&quot;:[[1990]]},&quot;page&quot;:&quot;138&quot;,&quot;abstract&quot;:&quot;Decisions concerning optimum rates of fertilization directly or indirectly involve fitting some type of model to yield data collected when several rates of fertilizer are applied. Although several different models are commonly used to describe crop yield response to fertilizers, it is seldom explained why one model is selected over others. The objective of the work reported here was to compare and evaluate several models (linear-plus-plateau, quadratic-plus-plateau, quadratic, exponential, and square root) commonly used for describing the response of corn (Zea mays L.) to N fertilizer. The evaluation involved 12 site-years of data, each having 10 rates of N appied preplanting. AH models fit the data equally well when evaluated by using the R2 statistic. All models indicated similar maximum yields, but there were marked discrepancies among models when predicting economic optimum rates of fertilization. Mean (across all site-years) economic optimum rates of fertilization as indicated by the various models ranged from 128 to 379 kg N ha-1 at a common fertilizer-to-corn price ratio. Statistical analyses indicated that the most commonly used model, the quadratic model, did not give a valid description of the yield responses and tended to indicate optimal rates of fertilization that were too high. The quadratic-plus-plateau model best described the yield responses observed in this study. The results clearly show that, especially amid increasing concerns about the economic and environmental effects of overfertilization, the renson for selecting one model over others deserves more attention thun it has received in the past.&quot;,&quot;issue&quot;:&quot;1&quot;,&quot;volume&quot;:&quot;82&quot;},&quot;isTemporary&quot;:false}],&quot;properties&quot;:{&quot;noteIndex&quot;:0},&quot;isEdited&quot;:false,&quot;manualOverride&quot;:{&quot;isManuallyOverriden&quot;:false,&quot;citeprocText&quot;:&quot;(Cerrato and Blackmer, 1990)&quot;,&quot;manualOverrideText&quot;:&quot;&quot;},&quot;citationTag&quot;:&quot;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quot;},{&quot;citationID&quot;:&quot;MENDELEY_CITATION_b052ca67-d9ef-4aea-a79c-8ae65b40fa16&quot;,&quot;citationItems&quot;:[{&quot;id&quot;:&quot;ef05b81b-383b-3f9e-8bb5-f99373f7c335&quot;,&quot;itemData&quot;:{&quot;type&quot;:&quot;article-journal&quot;,&quot;id&quot;:&quot;ef05b81b-383b-3f9e-8bb5-f99373f7c335&quot;,&quot;title&quot;:&quot;Significance testing of the spearman rank correlation coefficient&quot;,&quot;author&quot;:[{&quot;family&quot;:&quot;Zar&quot;,&quot;given&quot;:&quot;Jerrold H.&quot;,&quot;parse-names&quot;:false,&quot;dropping-particle&quot;:&quot;&quot;,&quot;non-dropping-particle&quot;:&quot;&quot;}],&quot;container-title&quot;:&quot;Journal of the American Statistical Association&quot;,&quot;accessed&quot;:{&quot;date-parts&quot;:[[2021,7,27]]},&quot;DOI&quot;:&quot;10.1080/01621459.1972.10481251&quot;,&quot;URL&quot;:&quot;https://www.tandfonline.com/action/journalInformation?journalCode=uasa20&quot;,&quot;issued&quot;:{&quot;date-parts&quot;:[[1972]]},&quot;page&quot;:&quot;578-580&quot;,&quot;abstract&quot;:&quot;A table of critical values of the Spearman rank correlation coefficient, r8 is given for n = 4(1)50(2) 100, for nine levels of significance: α = 0.50, 0.20, 0.10, 0.05, 0.02, 0.01, 0.005, 0.002, 0.001. © Taylor &amp; Francis Group, LLC.&quot;,&quot;issue&quot;:&quot;339&quot;,&quot;volume&quot;:&quot;67&quot;},&quot;isTemporary&quot;:false}],&quot;properties&quot;:{&quot;noteIndex&quot;:0},&quot;isEdited&quot;:false,&quot;manualOverride&quot;:{&quot;isManuallyOverriden&quot;:false,&quot;citeprocText&quot;:&quot;(Zar, 1972)&quot;,&quot;manualOverrideText&quot;:&quot;&quot;},&quot;citationTag&quot;:&quot;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quot;},{&quot;citationID&quot;:&quot;MENDELEY_CITATION_da166c86-1c17-4d40-92a6-1df5d98a1097&quot;,&quot;citationItems&quot;:[{&quot;id&quot;:&quot;c2ce49d4-a105-344c-baf9-62aecad4e90e&quot;,&quot;itemData&quot;:{&quot;type&quot;:&quot;article-journal&quot;,&quot;id&quot;:&quot;c2ce49d4-a105-344c-baf9-62aecad4e90e&quot;,&quot;title&quot;:&quot;rptR: repeatability estimation and variance decomposition by generalized linear mixed-effects models&quot;,&quot;author&quot;:[{&quot;family&quot;:&quot;Stoffel&quot;,&quot;given&quot;:&quot;Martin A.&quot;,&quot;parse-names&quot;:false,&quot;dropping-particle&quot;:&quot;&quot;,&quot;non-dropping-particle&quot;:&quot;&quot;},{&quot;family&quot;:&quot;Nakagawa&quot;,&quot;given&quot;:&quot;Shinichi&quot;,&quot;parse-names&quot;:false,&quot;dropping-particle&quot;:&quot;&quot;,&quot;non-dropping-particle&quot;:&quot;&quot;},{&quot;family&quot;:&quot;Schielzeth&quot;,&quot;given&quot;:&quot;Holger&quot;,&quot;parse-names&quot;:false,&quot;dropping-particle&quot;:&quot;&quot;,&quot;non-dropping-particle&quot;:&quot;&quot;}],&quot;container-title&quot;:&quot;Methods in Ecology and Evolution&quot;,&quot;accessed&quot;:{&quot;date-parts&quot;:[[2021,7,27]]},&quot;DOI&quot;:&quot;10.1111/2041-210X.12797&quot;,&quot;ISSN&quot;:&quot;2041-210X&quot;,&quot;URL&quot;:&quot;https://besjournals.onlinelibrary.wiley.com/doi/full/10.1111/2041-210X.12797&quot;,&quot;issued&quot;:{&quot;date-parts&quot;:[[2017,11,1]]},&quot;page&quot;:&quot;1639-1644&quot;,&quot;abstract&quot;:&quot;Intra-class correlations (ICC) and repeatabilities (R) are fundamental statistics for quantifying the reproducibility of measurements and for understanding the structure of biological variation. Linear mixed effects models offer a versatile framework for estimating ICC and R. However, while point estimation and significance testing by likelihood ratio tests is straightforward, the quantification of uncertainty is not as easily achieved. A further complication arises when the analysis is conducted on data with non-Gaussian distributions because the separation of the mean and the variance is less clear-cut for non-Gaussian than for Gaussian models. Nonetheless, there are solutions to approximate repeatability for the most widely used families of generalized linear mixed models (GLMMs). Here, we introduce the R package rptR for the estimation of ICC and R for Gaussian, binomial and Poisson-distributed data. Uncertainty in estimators is quantified by parametric bootstrapping and significance testing is implemented by likelihood ratio tests and through permutation of residuals. The package allows control for fixed effects and thus the estimation of adjusted repeatabilities (that remove fixed effect variance from the estimate) and enhanced agreement repeatabilities (that add fixed effect variance to the denominator). Furthermore, repeatability can be estimated from random-slope models. The package features convenient summary and plotting functions. Besides repeatabilities, the package also allows the quantification of coefficients of determination R2 as well as of raw variance components. We present an example analysis to demonstrate the core features and discuss some of the limitations of rptR.&quot;,&quot;publisher&quot;:&quot;John Wiley &amp; Sons, Ltd&quot;,&quot;issue&quot;:&quot;11&quot;,&quot;volume&quot;:&quot;8&quot;},&quot;isTemporary&quot;:false}],&quot;properties&quot;:{&quot;noteIndex&quot;:0},&quot;isEdited&quot;:false,&quot;manualOverride&quot;:{&quot;isManuallyOverriden&quot;:false,&quot;citeprocText&quot;:&quot;(Stoffel et al., 2017)&quot;,&quot;manualOverrideText&quot;:&quot;&quot;},&quot;citationTag&quot;:&quot;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quot;},{&quot;citationID&quot;:&quot;MENDELEY_CITATION_ec90bb8d-01b2-4c14-9c17-cb49b89f2a22&quot;,&quot;citationItems&quot;:[{&quot;id&quot;:&quot;5d22a8b9-da71-3deb-b5c3-16bd8c4e1c01&quot;,&quot;itemData&quot;:{&quot;type&quot;:&quot;article-journal&quot;,&quot;id&quot;:&quot;5d22a8b9-da71-3deb-b5c3-16bd8c4e1c01&quot;,&quot;title&quot;:&quot;A survey on feature selection methods&quot;,&quot;author&quot;:[{&quot;family&quot;:&quot;Chandrashekar&quot;,&quot;given&quot;:&quot;Girish&quot;,&quot;parse-names&quot;:false,&quot;dropping-particle&quot;:&quot;&quot;,&quot;non-dropping-particle&quot;:&quot;&quot;},{&quot;family&quot;:&quot;Sahin&quot;,&quot;given&quot;:&quot;Ferat&quot;,&quot;parse-names&quot;:false,&quot;dropping-particle&quot;:&quot;&quot;,&quot;non-dropping-particle&quot;:&quot;&quot;}],&quot;container-title&quot;:&quot;Computers &amp; Electrical Engineering&quot;,&quot;accessed&quot;:{&quot;date-parts&quot;:[[2021,7,27]]},&quot;DOI&quot;:&quot;10.1016/J.COMPELECENG.2013.11.024&quot;,&quot;ISSN&quot;:&quot;0045-7906&quot;,&quot;issued&quot;:{&quot;date-parts&quot;:[[2014,1,1]]},&quot;page&quot;:&quot;16-28&quot;,&quot;abstract&quot;:&quo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 © 2013 Elsevier Ltd. All rights reserved.&quot;,&quot;publisher&quot;:&quot;Pergamon&quot;,&quot;issue&quot;:&quot;1&quot;,&quot;volume&quot;:&quot;40&quot;},&quot;isTemporary&quot;:false}],&quot;properties&quot;:{&quot;noteIndex&quot;:0},&quot;isEdited&quot;:false,&quot;manualOverride&quot;:{&quot;isManuallyOverriden&quot;:false,&quot;citeprocText&quot;:&quot;(Chandrashekar and Sahin, 2014)&quot;,&quot;manualOverrideText&quot;:&quot;&quot;},&quot;citationTag&quot;:&quot;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quot;},{&quot;citationID&quot;:&quot;MENDELEY_CITATION_296026fc-a91d-4c53-b5d6-779178fac731&quot;,&quot;citationItems&quot;:[{&quot;id&quot;:&quot;3269e17c-2812-3c9a-80eb-90e230788410&quot;,&quot;itemData&quot;:{&quot;type&quot;:&quot;book&quot;,&quot;id&quot;:&quot;3269e17c-2812-3c9a-80eb-90e230788410&quot;,&quot;title&quot;:&quot;Modern applied statistics with S-PLU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accessed&quot;:{&quot;date-parts&quot;:[[2021,7,27]]},&quot;ISBN&quot;:&quot;0-387-98214-0&quot;,&quot;URL&quot;:&quot;https://books.google.com/books?hl=en&amp;lr=&amp;id=tovgBwAAQBAJ&amp;oi=fnd&amp;pg=PR11&amp;ots=eXLvIjDpcH&amp;sig=QqaL-kaE4MSmJ_PS4WAAzpGHfBk&quot;,&quot;issued&quot;:{&quot;date-parts&quot;:[[2013]]},&quot;abstract&quot;:&quot;These complements have been produced to supplement the second edition of MASS. They will be updated from time to time. The definitive source is&quot;},&quot;isTemporary&quot;:false}],&quot;properties&quot;:{&quot;noteIndex&quot;:0},&quot;isEdited&quot;:false,&quot;manualOverride&quot;:{&quot;isManuallyOverriden&quot;:false,&quot;citeprocText&quot;:&quot;(Venables and Ripley, 2013)&quot;,&quot;manualOverrideText&quot;:&quot;&quot;},&quot;citationTag&quot;:&quot;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quot;},{&quot;citationID&quot;:&quot;MENDELEY_CITATION_db43bffa-a0df-431d-a172-0243063fe7cf&quot;,&quot;citationItems&quot;:[{&quot;id&quot;:&quot;ec2a7d22-28c8-3794-b8df-8a35e38ab6ca&quot;,&quot;itemData&quot;:{&quot;type&quot;:&quot;article&quot;,&quot;id&quot;:&quot;ec2a7d22-28c8-3794-b8df-8a35e38ab6ca&quot;,&quot;title&quot;:&quot;pls: Partial Least Squares\n  and Principal Component Regression&quot;,&quot;author&quot;:[{&quot;family&quot;:&quot;Bjørn-Helge&quot;,&quot;given&quot;:&quot;Mevik&quot;,&quot;parse-names&quot;:false,&quot;dropping-particle&quot;:&quot;&quot;,&quot;non-dropping-particle&quot;:&quot;&quot;},{&quot;family&quot;:&quot;Wehrens&quot;,&quot;given&quot;:&quot;Ron&quot;,&quot;parse-names&quot;:false,&quot;dropping-particle&quot;:&quot;&quot;,&quot;non-dropping-particle&quot;:&quot;&quot;},{&quot;family&quot;:&quot;Hovde Liland&quot;,&quot;given&quot;:&quot;Kristian&quot;,&quot;parse-names&quot;:false,&quot;dropping-particle&quot;:&quot;&quot;,&quot;non-dropping-particle&quot;:&quot;&quot;}],&quot;number&quot;:&quot;R package version 2.7-3.   &quot;,&quot;accessed&quot;:{&quot;date-parts&quot;:[[2021,7,27]]},&quot;URL&quot;:&quot;https://CRAN.R-project.org/package=pls&quot;,&quot;issued&quot;:{&quot;date-parts&quot;:[[2020]]}},&quot;isTemporary&quot;:false}],&quot;properties&quot;:{&quot;noteIndex&quot;:0},&quot;isEdited&quot;:false,&quot;manualOverride&quot;:{&quot;isManuallyOverriden&quot;:false,&quot;citeprocText&quot;:&quot;(Bjørn-Helge et al., 2020)&quot;,&quot;manualOverrideText&quot;:&quot;&quot;},&quot;citationTag&quot;:&quot;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quot;},{&quot;citationID&quot;:&quot;MENDELEY_CITATION_5af2ae5d-ea8d-40b8-9916-929e349df830&quot;,&quot;citationItems&quot;:[{&quot;id&quot;:&quot;958d0829-02dd-3fbe-bd0b-ef4e040fb289&quot;,&quot;itemData&quot;:{&quot;type&quot;:&quot;article&quot;,&quot;id&quot;:&quot;958d0829-02dd-3fbe-bd0b-ef4e040fb289&quot;,&quot;title&quot;:&quot;caret: Classification and Regression Training&quot;,&quot;author&quot;:[{&quot;family&quot;:&quot;Kuhn&quot;,&quot;given&quot;:&quot;Max&quot;,&quot;parse-names&quot;:false,&quot;dropping-particle&quot;:&quot;&quot;,&quot;non-dropping-particle&quot;:&quot;&quot;}],&quot;number&quot;:&quot;R package version 6.0-81&quot;,&quot;URL&quot;:&quot;https://cran.r-project.org/package=caret&quot;,&quot;issued&quot;:{&quot;date-parts&quot;:[[2018]]}},&quot;isTemporary&quot;:false}],&quot;properties&quot;:{&quot;noteIndex&quot;:0},&quot;isEdited&quot;:false,&quot;manualOverride&quot;:{&quot;isManuallyOverriden&quot;:false,&quot;citeprocText&quot;:&quot;(Kuhn, 2018)&quot;,&quot;manualOverrideText&quot;:&quot;&quot;},&quot;citationTag&quot;:&quot;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quot;},{&quot;citationID&quot;:&quot;MENDELEY_CITATION_5530d99b-0ccb-4380-87f4-b40347cf111d&quot;,&quot;citationItems&quot;:[{&quot;id&quot;:&quot;7c78c8c2-f8f4-353b-8580-11a850a68a73&quot;,&quot;itemData&quot;:{&quot;type&quot;:&quot;article-journal&quot;,&quot;id&quot;:&quot;7c78c8c2-f8f4-353b-8580-11a850a68a73&quot;,&quot;title&quot;:&quot;SWIM3: model use, calibration, and validation&quot;,&quot;author&quot;:[{&quot;family&quot;:&quot;Huth&quot;,&quot;given&quot;:&quot;NI&quot;,&quot;parse-names&quot;:false,&quot;dropping-particle&quot;:&quot;&quot;,&quot;non-dropping-particle&quot;:&quot;&quot;},{&quot;family&quot;:&quot;Bristow&quot;,&quot;given&quot;:&quot;KL&quot;,&quot;parse-names&quot;:false,&quot;dropping-particle&quot;:&quot;&quot;,&quot;non-dropping-particle&quot;:&quot;&quot;},{&quot;family&quot;:&quot;Verburg&quot;,&quot;given&quot;:&quot;K&quot;,&quot;parse-names&quot;:false,&quot;dropping-particle&quot;:&quot;&quot;,&quot;non-dropping-particle&quot;:&quot;&quot;}],&quot;container-title&quot;:&quot;Transactions of the ASABE&quot;,&quot;accessed&quot;:{&quot;date-parts&quot;:[[2019,4,2]]},&quot;DOI&quot;:&quot;10.13031/2013.42243&quot;,&quot;URL&quot;:&quot;https://elibrary.asabe.org/abstract.asp?aid=42243&quot;,&quot;issued&quot;:{&quot;date-parts&quot;:[[2012]]},&quot;page&quot;:&quot;1303-1313&quot;,&quot;issue&quot;:&quot;4&quot;,&quot;volume&quot;:&quot;55&quot;},&quot;isTemporary&quot;:false}],&quot;properties&quot;:{&quot;noteIndex&quot;:0},&quot;isEdited&quot;:false,&quot;manualOverride&quot;:{&quot;isManuallyOverriden&quot;:false,&quot;citeprocText&quot;:&quot;(Huth et al., 2012)&quot;,&quot;manualOverrideText&quot;:&quot;&quot;},&quot;citationTag&quot;:&quot;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quot;},{&quot;citationID&quot;:&quot;MENDELEY_CITATION_d7677ec0-d587-4278-a3eb-a9eea0c73df0&quot;,&quot;citationItems&quot;:[{&quot;id&quot;:&quot;0b941e80-c781-37ee-82c5-e5bf74dcfec2&quot;,&quot;itemData&quot;:{&quot;type&quot;:&quot;article-journal&quot;,&quot;id&quot;:&quot;0b941e80-c781-37ee-82c5-e5bf74dcfec2&quot;,&quot;title&quot;:&quot;Enhancing APSIM to simulate excessive moisture effects on root growth&quot;,&quot;author&quot;:[{&quot;family&quot;:&quot;Ebrahimi-Mollabashi&quot;,&quot;given&quot;:&quot;E&quot;,&quot;parse-names&quot;:false,&quot;dropping-particle&quot;:&quot;&quot;,&quot;non-dropping-particle&quot;:&quot;&quot;},{&quot;family&quot;:&quot;Huth&quot;,&quot;given&quot;:&quot;NI&quot;,&quot;parse-names&quot;:false,&quot;dropping-particle&quot;:&quot;&quot;,&quot;non-dropping-particle&quot;:&quot;&quot;},{&quot;family&quot;:&quot;Holzworth&quot;,&quot;given&quot;:&quot;DP&quot;,&quot;parse-names&quot;:false,&quot;dropping-particle&quot;:&quot;&quot;,&quot;non-dropping-particle&quot;:&quot;&quot;},{&quot;family&quot;:&quot;Ordóñez&quot;,&quot;given&quot;:&quot;Raziel A.&quot;,&quot;parse-names&quot;:false,&quot;dropping-particle&quot;:&quot;&quot;,&quot;non-dropping-particle&quot;:&quot;&quot;},{&quot;family&quot;:&quot;Hatfield&quot;,&quot;given&quot;:&quot;Jerry L.&quot;,&quot;parse-names&quot;:false,&quot;dropping-particle&quot;:&quot;&quot;,&quot;non-dropping-particle&quot;:&quot;&quot;},{&quot;family&quot;:&quot;Huber&quot;,&quot;given&quot;:&quot;Isaiah&quot;,&quot;parse-names&quot;:false,&quot;dropping-particle&quot;:&quot;&quot;,&quot;non-dropping-particle&quot;:&quot;&quot;},{&quot;family&quot;:&quot;Castellano&quot;,&quot;given&quot;:&quot;Michael J.&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19,4,2]]},&quot;DOI&quot;:&quot;10.1016/j.fcr.2019.03.014&quot;,&quot;URL&quot;:&quot;https://www.sciencedirect.com/science/article/pii/S0378429018321658&quot;,&quot;issued&quot;:{&quot;date-parts&quot;:[[2019]]},&quot;page&quot;:&quot;58-67&quot;,&quot;volume&quot;:&quot;236&quot;},&quot;isTemporary&quot;:false},{&quot;id&quot;:&quot;d2f3d98f-0ad1-3b2e-98fe-8f87211c2c1d&quot;,&quot;itemData&quot;:{&quot;type&quot;:&quot;article-journal&quot;,&quot;id&quot;:&quot;d2f3d98f-0ad1-3b2e-98fe-8f87211c2c1d&quot;,&quot;title&quot;:&quot;Predicting crop yields and soil‐plant nitrogen dynamics in the US Corn Belt&quot;,&quot;author&quot;:[{&quot;family&quot;:&quot;Archontoulis&quot;,&quot;given&quot;:&quot;Sotirios&quot;,&quot;parse-names&quot;:false,&quot;dropping-particle&quot;:&quot;v.&quot;,&quot;non-dropping-particle&quot;:&quot;&quot;},{&quot;family&quot;:&quot;Castellano&quot;,&quot;given&quot;:&quot;Michael J.&quot;,&quot;parse-names&quot;:false,&quot;dropping-particle&quot;:&quot;&quot;,&quot;non-dropping-particle&quot;:&quot;&quot;},{&quot;family&quot;:&quot;Licht&quot;,&quot;given&quot;:&quot;Mark A.&quot;,&quot;parse-names&quot;:false,&quot;dropping-particle&quot;:&quot;&quot;,&quot;non-dropping-particle&quot;:&quot;&quot;},{&quot;family&quot;:&quot;Nichols&quot;,&quot;given&quot;:&quot;Virginia&quot;,&quot;parse-names&quot;:false,&quot;dropping-particle&quot;:&quot;&quot;,&quot;non-dropping-particle&quot;:&quot;&quot;},{&quot;family&quot;:&quot;Baum&quot;,&quot;given&quot;:&quot;Mitch&quot;,&quot;parse-names&quot;:false,&quot;dropping-particle&quot;:&quot;&quot;,&quot;non-dropping-particle&quot;:&quot;&quot;},{&quot;family&quot;:&quot;Huber&quot;,&quot;given&quot;:&quot;Isaiah&quot;,&quot;parse-names&quot;:false,&quot;dropping-particle&quot;:&quot;&quot;,&quot;non-dropping-particle&quot;:&quot;&quot;},{&quot;family&quot;:&quot;Martinez‐Feria&quot;,&quot;given&quot;:&quot;Rafael&quot;,&quot;parse-names&quot;:false,&quot;dropping-particle&quot;:&quot;&quot;,&quot;non-dropping-particle&quot;:&quot;&quot;},{&quot;family&quot;:&quot;Puntel&quot;,&quot;given&quot;:&quot;Laila&quot;,&quot;parse-names&quot;:false,&quot;dropping-particle&quot;:&quot;&quot;,&quot;non-dropping-particle&quot;:&quot;&quot;},{&quot;family&quot;:&quot;Ordóñez&quot;,&quot;given&quot;:&quot;Raziel A.&quot;,&quot;parse-names&quot;:false,&quot;dropping-particle&quot;:&quot;&quot;,&quot;non-dropping-particle&quot;:&quot;&quot;},{&quot;family&quot;:&quot;Iqbal&quot;,&quot;given&quot;:&quot;Javed&quot;,&quot;parse-names&quot;:false,&quot;dropping-particle&quot;:&quot;&quot;,&quot;non-dropping-particle&quot;:&quot;&quot;},{&quot;family&quot;:&quot;Wright&quot;,&quot;given&quot;:&quot;Emily E.&quot;,&quot;parse-names&quot;:false,&quot;dropping-particle&quot;:&quot;&quot;,&quot;non-dropping-particle&quot;:&quot;&quot;},{&quot;family&quot;:&quot;Dietzel&quot;,&quot;given&quot;:&quot;Ranae N.&quot;,&quot;parse-names&quot;:false,&quot;dropping-particle&quot;:&quot;&quot;,&quot;non-dropping-particle&quot;:&quot;&quot;},{&quot;family&quot;:&quot;Helmers&quot;,&quot;given&quot;:&quot;Matt&quot;,&quot;parse-names&quot;:false,&quot;dropping-particle&quot;:&quot;&quot;,&quot;non-dropping-particle&quot;:&quot;&quot;},{&quot;family&quot;:&quot;Vanloocke&quot;,&quot;given&quot;:&quot;Andy&quot;,&quot;parse-names&quot;:false,&quot;dropping-particle&quot;:&quot;&quot;,&quot;non-dropping-particle&quot;:&quot;&quot;},{&quot;family&quot;:&quot;Liebman&quot;,&quot;given&quot;:&quot;Matt&quot;,&quot;parse-names&quot;:false,&quot;dropping-particle&quot;:&quot;&quot;,&quot;non-dropping-particle&quot;:&quot;&quot;},{&quot;family&quot;:&quot;Hatfield&quot;,&quot;given&quot;:&quot;Jerry L.&quot;,&quot;parse-names&quot;:false,&quot;dropping-particle&quot;:&quot;&quot;,&quot;non-dropping-particle&quot;:&quot;&quot;},{&quot;family&quot;:&quot;Herzmann&quot;,&quot;given&quot;:&quot;Daryl&quot;,&quot;parse-names&quot;:false,&quot;dropping-particle&quot;:&quot;&quot;,&quot;non-dropping-particle&quot;:&quot;&quot;},{&quot;family&quot;:&quot;Córdova&quot;,&quot;given&quot;:&quot;S. Carolina&quot;,&quot;parse-names&quot;:false,&quot;dropping-particle&quot;:&quot;&quot;,&quot;non-dropping-particle&quot;:&quot;&quot;},{&quot;family&quot;:&quot;Edmonds&quot;,&quot;given&quot;:&quot;Patrick&quot;,&quot;parse-names&quot;:false,&quot;dropping-particle&quot;:&quot;&quot;,&quot;non-dropping-particle&quot;:&quot;&quot;},{&quot;family&quot;:&quot;Togliatti&quot;,&quot;given&quot;:&quot;Kaitlin&quot;,&quot;parse-names&quot;:false,&quot;dropping-particle&quot;:&quot;&quot;,&quot;non-dropping-particle&quot;:&quot;&quot;},{&quot;family&quot;:&quot;Kessler&quot;,&quot;given&quot;:&quot;Ashlyn&quot;,&quot;parse-names&quot;:false,&quot;dropping-particle&quot;:&quot;&quot;,&quot;non-dropping-particle&quot;:&quot;&quot;},{&quot;family&quot;:&quot;Danalatos&quot;,&quot;given&quot;:&quot;Gerasimos&quot;,&quot;parse-names&quot;:false,&quot;dropping-particle&quot;:&quot;&quot;,&quot;non-dropping-particle&quot;:&quot;&quot;},{&quot;family&quot;:&quot;Pasley&quot;,&quot;given&quot;:&quot;Heather&quot;,&quot;parse-names&quot;:false,&quot;dropping-particle&quot;:&quot;&quot;,&quot;non-dropping-particle&quot;:&quot;&quot;},{&quot;family&quot;:&quot;Pederson&quot;,&quot;given&quot;:&quot;Carl&quot;,&quot;parse-names&quot;:false,&quot;dropping-particle&quot;:&quot;&quot;,&quot;non-dropping-particle&quot;:&quot;&quot;},{&quot;family&quot;:&quot;Lamkey&quot;,&quot;given&quot;:&quot;Kendall R.&quot;,&quot;parse-names&quot;:false,&quot;dropping-particle&quot;:&quot;&quot;,&quot;non-dropping-particle&quot;:&quot;&quot;}],&quot;container-title&quot;:&quot;Crop Science&quot;,&quot;accessed&quot;:{&quot;date-parts&quot;:[[2020,3,12]]},&quot;DOI&quot;:&quot;10.1002/csc2.20039&quot;,&quot;ISSN&quot;:&quot;0011-183X&quot;,&quot;URL&quot;:&quot;https://onlinelibrary.wiley.com/doi/abs/10.1002/csc2.20039&quot;,&quot;issued&quot;:{&quot;date-parts&quot;:[[2020,1,11]]},&quot;page&quot;:&quot;csc2.20039&quot;,&quot;publisher&quot;:&quot;Wiley&quot;},&quot;isTemporary&quot;:false}],&quot;properties&quot;:{&quot;noteIndex&quot;:0},&quot;isEdited&quot;:false,&quot;manualOverride&quot;:{&quot;isManuallyOverriden&quot;:false,&quot;citeprocText&quot;:&quot;(Ebrahimi-Mollabashi et al., 2019; Archontoulis et al., 2020)&quot;,&quot;manualOverrideText&quot;:&quot;&quot;},&quot;citationTag&quot;:&quot;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quot;},{&quot;citationID&quot;:&quot;MENDELEY_CITATION_e4549db5-7682-4708-8812-90f36f40837d&quot;,&quot;citationItems&quot;:[{&quot;id&quot;:&quot;fe4f4993-ddb1-34c3-91e2-c09fce58129c&quot;,&quot;itemData&quot;:{&quot;type&quot;:&quot;article-journal&quot;,&quot;id&quot;:&quot;fe4f4993-ddb1-34c3-91e2-c09fce58129c&quot;,&quot;title&quot;:&quot;How efficiently do corn- and soybean-based cropping systems use water? A systems modeling analysis&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Ewing&quot;,&quot;given&quot;:&quot;Robert&quot;,&quot;parse-names&quot;:false,&quot;dropping-particle&quot;:&quot;&quot;,&quot;non-dropping-particle&quot;:&quot;&quot;},{&quot;family&quot;:&quot;Helmers&quot;,&quot;given&quot;:&quot;Matt&quot;,&quot;parse-names&quot;:false,&quot;dropping-particle&quot;:&quot;&quot;,&quot;non-dropping-particle&quot;:&quot;&quot;},{&quot;family&quot;:&quot;Horton&quot;,&quot;given&quot;:&quot;Robert&quot;,&quot;parse-names&quot;:false,&quot;dropping-particle&quot;:&quot;&quot;,&quot;non-dropping-particle&quot;:&quot;&quot;},{&quot;family&quot;:&quot;Jarchow&quot;,&quot;given&quot;:&quot;Meghann&quot;,&quot;parse-names&quot;:false,&quot;dropping-particle&quot;:&quot;&quot;,&quot;non-dropping-particle&quot;:&quot;&quot;},{&quot;family&quot;:&quot;Archontoulis&quot;,&quot;given&quot;:&quot;Sotirios&quot;,&quot;parse-names&quot;:false,&quot;dropping-particle&quot;:&quot;&quot;,&quot;non-dropping-particle&quot;:&quot;&quot;}],&quot;container-title&quot;:&quot;Global Change Biology&quot;,&quot;DOI&quot;:&quot;10.1111/gcb.13101&quot;,&quot;ISBN&quot;:&quot;1365-2486 (Electronic)\\r1354-1013 (Linking)&quot;,&quot;ISSN&quot;:&quot;13652486&quot;,&quot;PMID&quot;:&quot;26391215&quot;,&quot;issued&quot;:{&quot;date-parts&quot;:[[2016]]},&quot;page&quot;:&quot;666-681&quot;,&quot;abstract&quot;:&quot;Agricultural systems are being challenged to decrease water use and increase production while climate becomes more variable and the world's population grows. Low water use efficiency is traditionally characterized by high water use relative to low grain production and usually occurs under dry conditions. However, when a cropping system fails to take advantage of available water during wet conditions, this is also an inefficiency and is often detrimental to the environment. Here, we provide a systems-level definition of water use efficiency (sWUE) that addresses both production and environmental quality goals through incorporating all major system water losses (evapotranspiration, drainage, and runoff). We extensively calibrated and tested the Agricultural Production Systems sIMulator (APSIM) using 6 years of continuous crop and soil measurements in corn- and soybean-based cropping systems in central Iowa, USA. We then used the model to determine water use, loss, and grain production in each system and calculated sWUE in years that experienced drought, flood, or historically average precipitation. Systems water use efficiency was found to be greatest during years with average precipitation. Simulation analysis using 28 years of historical precipitation data, plus the same dataset with ± 15% variation in daily precipitation, showed that in this region, 430 mm of seasonal (planting to harvesting) rainfall resulted in the optimum sWUE for corn, and 317 mm for soybean. Above these precipitation levels, the corn and soybean yields did not increase further, but the water loss from the system via runoff and drainage increased substantially, leading to a high likelihood of soil, nutrient, and pesticide movement from the field to waterways. As the Midwestern United States is predicted to experience more frequent drought and flood, inefficiency of cropping systems water use will also increase. This work provides a framework to concurrently evaluate production and environmental performance of cropping systems.&quot;,&quot;issue&quot;:&quot;2&quot;,&quot;volume&quot;:&quot;22&quot;},&quot;isTemporary&quot;:false},{&quot;id&quot;:&quot;418d5bf9-daff-3a3a-b9ff-4c09451b6e4c&quot;,&quot;itemData&quot;:{&quot;type&quot;:&quot;article-journal&quot;,&quot;id&quot;:&quot;418d5bf9-daff-3a3a-b9ff-4c09451b6e4c&quot;,&quot;title&quot;:&quot;Can multi-strategy management stabilize nitrate leaching under increasing rainfall?&quot;,&quot;author&quot;:[{&quot;family&quot;:&quot;Martinez-Feria&quot;,&quot;given&quot;:&quot;Rafael&quot;,&quot;parse-names&quot;:false,&quot;dropping-particle&quot;:&quot;&quot;,&quot;non-dropping-particle&quot;:&quot;&quot;},{&quot;family&quot;:&quot;Nichols&quot;,&quot;given&quot;:&quot;Virginia&quot;,&quot;parse-names&quot;:false,&quot;dropping-particle&quot;:&quot;&quot;,&quot;non-dropping-particle&quot;:&quot;&quot;},{&quot;family&quot;:&quot;Basso&quot;,&quot;given&quot;:&quot;Bruno&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0,2,12]]},&quot;DOI&quot;:&quot;10.1088/1748-9326/ab5ca8&quot;,&quot;ISSN&quot;:&quot;1748-9326&quot;,&quot;issued&quot;:{&quot;date-parts&quot;:[[2019,12,19]]},&quot;page&quot;:&quot;124079&quot;,&quot;publisher&quot;:&quot;IOP Publishing&quot;,&quot;issue&quot;:&quot;12&quot;,&quot;volume&quot;:&quot;1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 Dietzel et al., 2016; Puntel et al., 2016; Martinez-Feria et al., 2019; Pasley et al., 2021)&quot;,&quot;manualOverrideText&quot;:&quot;&quot;},&quot;citationTag&quot;:&quot;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quot;},{&quot;citationID&quot;:&quot;MENDELEY_CITATION_ce57e030-34ef-447b-8264-2efb1900914a&quot;,&quot;citationItems&quot;:[{&quot;id&quot;:&quot;8f6a6f17-25b6-3c3c-b909-13d5533ea9c1&quot;,&quot;itemData&quot;:{&quot;type&quot;:&quot;article-journal&quot;,&quot;id&quot;:&quot;8f6a6f17-25b6-3c3c-b909-13d5533ea9c1&quot;,&quot;title&quot;:&quot;Modeling crop rotations: capturing short- and long-term feedbacks for sustainability and soil health&quot;,&quot;author&quot;:[{&quot;family&quot;:&quot;Basso&quot;,&quot;given&quot;:&quot;B.&quot;,&quot;parse-names&quot;:false,&quot;dropping-particle&quot;:&quot;&quot;,&quot;non-dropping-particle&quot;:&quot;&quot;},{&quot;family&quot;:&quot;Martinez-Feria&quot;,&quot;given&quot;:&quot;R. A.&quot;,&quot;parse-names&quot;:false,&quot;dropping-particle&quot;:&quot;&quot;,&quot;non-dropping-particle&quot;:&quot;&quot;},{&quot;family&quot;:&quot;Dumont&quot;,&quot;given&quot;:&quot;B.&quot;,&quot;parse-names&quot;:false,&quot;dropping-particle&quot;:&quot;&quot;,&quot;non-dropping-particle&quot;:&quot;&quot;}],&quot;accessed&quot;:{&quot;date-parts&quot;:[[2021,8,1]]},&quot;DOI&quot;:&quot;10.19103/AS.2019.0061.11&quot;,&quot;issued&quot;:{&quot;date-parts&quot;:[[2019,12,3]]},&quot;page&quot;:&quot;217-238&quot;},&quot;isTemporary&quot;:false}],&quot;properties&quot;:{&quot;noteIndex&quot;:0},&quot;isEdited&quot;:false,&quot;manualOverride&quot;:{&quot;isManuallyOverriden&quot;:false,&quot;citeprocText&quot;:&quot;(Basso et al., 2019)&quot;,&quot;manualOverrideText&quot;:&quot;&quot;},&quot;citationTag&quot;:&quot;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quot;},{&quot;citationID&quot;:&quot;MENDELEY_CITATION_f6484e37-489a-4afe-b6ed-eceead163467&quot;,&quot;citationItems&quot;:[{&quot;id&quot;:&quot;9b9016ba-022f-3ff1-9760-2035f335b2ce&quot;,&quot;itemData&quot;:{&quot;type&quot;:&quot;webpage&quot;,&quot;id&quot;:&quot;9b9016ba-022f-3ff1-9760-2035f335b2ce&quot;,&quot;title&quot;:&quot;SSURGO&quot;,&quot;author&quot;:[{&quot;family&quot;:&quot;Soil Survey&quot;,&quot;given&quot;:&quot;&quot;,&quot;parse-names&quot;:false,&quot;dropping-particle&quot;:&quot;&quot;,&quot;non-dropping-particle&quot;:&quot;&quot;},{&quot;family&quot;:&quot;Service&quot;,&quot;given&quot;:&quot;Natural Resources Conservation&quot;,&quot;parse-names&quot;:false,&quot;dropping-particle&quot;:&quot;&quot;,&quot;non-dropping-particle&quot;:&quot;&quot;},{&quot;family&quot;:&quot;Agriculture&quot;,&quot;given&quot;:&quot;United States Department of&quot;,&quot;parse-names&quot;:false,&quot;dropping-particle&quot;:&quot;&quot;,&quot;non-dropping-particle&quot;:&quot;&quot;}],&quot;container-title&quot;:&quot;Soil Survey Geographic (SSURGO) Database&quot;,&quot;accessed&quot;:{&quot;date-parts&quot;:[[2002,9,19]]},&quot;URL&quot;:&quot;https://www.nrcs.usda.gov/wps/portal/nrcs/detail/soils/survey/office/ssr12/tr/?cid=nrcs142p2_010596&quot;,&quot;issued&quot;:{&quot;date-parts&quot;:[[2018]]}},&quot;isTemporary&quot;:false}],&quot;properties&quot;:{&quot;noteIndex&quot;:0},&quot;isEdited&quot;:false,&quot;manualOverride&quot;:{&quot;isManuallyOverriden&quot;:false,&quot;citeprocText&quot;:&quot;(Soil Survey et al., 2018)&quot;,&quot;manualOverrideText&quot;:&quot;&quot;},&quot;citationTag&quot;:&quot;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quot;},{&quot;citationID&quot;:&quot;MENDELEY_CITATION_453cf14d-8d45-49e9-bea3-129d474cfbc8&quot;,&quot;citationItems&quot;:[{&quot;id&quot;:&quot;8550b0c2-b207-30a6-88a1-c259e23ed448&quot;,&quot;itemData&quot;:{&quot;type&quot;:&quot;book&quot;,&quot;id&quot;:&quot;8550b0c2-b207-30a6-88a1-c259e23ed448&quot;,&quot;title&quot;:&quot;Soil physics with BASIC: transport models for soil-plant systems&quot;,&quot;author&quot;:[{&quot;family&quot;:&quot;Campbell&quot;,&quot;given&quot;:&quot;GS&quot;,&quot;parse-names&quot;:false,&quot;dropping-particle&quot;:&quot;&quot;,&quot;non-dropping-particle&quot;:&quot;&quot;}],&quot;accessed&quot;:{&quot;date-parts&quot;:[[2021,8,1]]},&quot;ISBN&quot;:&quot;9780080869827&quot;,&quot;issued&quot;:{&quot;date-parts&quot;:[[1985]]},&quot;publisher&quot;:&quot;Elsevier Science&quot;},&quot;isTemporary&quot;:false}],&quot;properties&quot;:{&quot;noteIndex&quot;:0},&quot;isEdited&quot;:false,&quot;manualOverride&quot;:{&quot;isManuallyOverriden&quot;:false,&quot;citeprocText&quot;:&quot;(Campbell, 1985)&quot;,&quot;manualOverrideText&quot;:&quot;&quot;},&quot;citationTag&quot;:&quot;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quot;},{&quot;citationID&quot;:&quot;MENDELEY_CITATION_365fe819-1589-4917-93e6-ede9948c8deb&quot;,&quot;citationItems&quot;:[{&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quot;,&quot;manualOverrideText&quot;:&quot;&quot;},&quot;citationTag&quot;:&quot;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quot;},{&quot;citationID&quot;:&quot;MENDELEY_CITATION_ebc95a53-50f9-4df7-958a-74b1563d9fe4&quot;,&quot;citationItems&quot;:[{&quot;id&quot;:&quot;5574f9f1-cb6f-30c2-ac7f-42b73461904b&quot;,&quot;itemData&quot;:{&quot;type&quot;:&quot;article&quot;,&quot;id&quot;:&quot;5574f9f1-cb6f-30c2-ac7f-42b73461904b&quot;,&quot;title&quot;:&quot;apsimx: Inspect, Read, Edit and Run 'APSIM' \&quot;Next Generation\&quot; and 'APSIM' Classic&quot;,&quot;author&quot;:[{&quot;family&quot;:&quot;Miguez&quot;,&quot;given&quot;:&quot;Fernando&quot;,&quot;parse-names&quot;:false,&quot;dropping-particle&quot;:&quot;&quot;,&quot;non-dropping-particle&quot;:&quot;&quot;}],&quot;number&quot;:&quot;R package version 1.977&quot;,&quot;URL&quot;:&quot;https://CRAN.R-project.org/package=apsimx&quot;,&quot;issued&quot;:{&quot;date-parts&quot;:[[2021]]}},&quot;isTemporary&quot;:false}],&quot;properties&quot;:{&quot;noteIndex&quot;:0},&quot;isEdited&quot;:false,&quot;manualOverride&quot;:{&quot;isManuallyOverriden&quot;:false,&quot;citeprocText&quot;:&quot;(Miguez, 2021a)&quot;,&quot;manualOverrideText&quot;:&quot;&quot;},&quot;citationTag&quot;:&quot;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EpIiwibWFudWFsT3ZlcnJpZGVUZXh0IjoiIn19&quot;},{&quot;citationID&quot;:&quot;MENDELEY_CITATION_cf8b0fb7-5895-4ef5-9fe8-fc504cf899e4&quot;,&quot;citationItems&quot;:[{&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Meese et al., 1991; Crookston et al., 1991; Porter et al., 1997)&quot;,&quot;manualOverrideText&quot;:&quot;&quot;},&quot;citationTag&quot;:&quot;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quot;},{&quot;citationID&quot;:&quot;MENDELEY_CITATION_ce74d3ad-0e8b-40b5-83f2-6460f0fdb284&quot;,&quot;citationItems&quot;:[{&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quot;,&quot;manualOverrideText&quot;:&quot;&quot;},&quot;citationTag&quot;:&quot;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quot;},{&quot;citationID&quot;:&quot;MENDELEY_CITATION_4a4f4487-a06e-448c-9a30-40b0dda80482&quot;,&quot;citationItems&quot;:[{&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properties&quot;:{&quot;noteIndex&quot;:0},&quot;isEdited&quot;:false,&quot;manualOverride&quot;:{&quot;isManuallyOverriden&quot;:false,&quot;citeprocText&quot;:&quot;(Gentry et al., 2013)&quot;,&quot;manualOverrideText&quot;:&quot;&quot;},&quot;citationTag&quot;:&quot;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quot;},{&quot;citationID&quot;:&quot;MENDELEY_CITATION_50b2f3df-f10b-42bc-890e-2feb67c374ad&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properties&quot;:{&quot;noteIndex&quot;:0},&quot;isEdited&quot;:false,&quot;manualOverride&quot;:{&quot;isManuallyOverriden&quot;:false,&quot;citeprocText&quot;:&quot;(Seifert et al., 2017)&quot;,&quot;manualOverrideText&quot;:&quot;&quot;},&quot;citationTag&quot;:&quot;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quot;},{&quot;citationID&quot;:&quot;MENDELEY_CITATION_264665a3-350f-4dfe-8925-5ab05abd66b8&quot;,&quot;citationItems&quot;:[{&quot;id&quot;:&quot;8cc0c6a1-4fd9-3543-8d2f-0d9d18940d2e&quot;,&quot;itemData&quot;:{&quot;type&quot;:&quot;article-journal&quot;,&quot;id&quot;:&quot;8cc0c6a1-4fd9-3543-8d2f-0d9d18940d2e&quot;,&quot;title&quot;:&quot;A long-term nitrogen fertilizer gradient has little effect on soil organic matter in a high-intensity maize production system&quot;,&quot;author&quot;:[{&quot;family&quot;:&quot;Brown&quot;,&quot;given&quot;:&quot;Kimberly H.&quot;,&quot;parse-names&quot;:false,&quot;dropping-particle&quot;:&quot;&quot;,&quot;non-dropping-particle&quot;:&quot;&quot;},{&quot;family&quot;:&quot;Bach&quot;,&quot;given&quot;:&quot;Elizabeth M.&quot;,&quot;parse-names&quot;:false,&quot;dropping-particle&quot;:&quot;&quot;,&quot;non-dropping-particle&quot;:&quot;&quot;},{&quot;family&quot;:&quot;Drijber&quot;,&quot;given&quot;:&quot;Rhae A.&quot;,&quot;parse-names&quot;:false,&quot;dropping-particle&quot;:&quot;&quot;,&quot;non-dropping-particle&quot;:&quot;&quot;},{&quot;family&quot;:&quot;Hofmockel&quot;,&quot;given&quot;:&quot;Kirsten S.&quot;,&quot;parse-names&quot;:false,&quot;dropping-particle&quot;:&quot;&quot;,&quot;non-dropping-particle&quot;:&quot;&quot;},{&quot;family&quot;:&quot;Jeske&quot;,&quot;given&quot;:&quot;Elizabeth S.&quot;,&quot;parse-names&quot;:false,&quot;dropping-particle&quot;:&quot;&quot;,&quot;non-dropping-particle&quot;:&quot;&quot;},{&quot;family&quot;:&quot;Sawyer&quot;,&quot;given&quot;:&quot;John E.&quot;,&quot;parse-names&quot;:false,&quot;dropping-particle&quot;:&quot;&quot;,&quot;non-dropping-particle&quot;:&quot;&quot;},{&quot;family&quot;:&quot;Castellano&quot;,&quot;given&quot;:&quot;Michael J.&quot;,&quot;parse-names&quot;:false,&quot;dropping-particle&quot;:&quot;&quot;,&quot;non-dropping-particle&quot;:&quot;&quot;}],&quot;container-title&quot;:&quot;Global Change Biology&quot;,&quot;accessed&quot;:{&quot;date-parts&quot;:[[2021,8,1]]},&quot;DOI&quot;:&quot;10.1111/GCB.12519&quot;,&quot;ISSN&quot;:&quot;1365-2486&quot;,&quot;URL&quot;:&quot;https://onlinelibrary.wiley.com/doi/full/10.1111/gcb.12519&quot;,&quot;issued&quot;:{&quot;date-parts&quot;:[[2014,4,1]]},&quot;page&quot;:&quot;1339-1350&quot;,&quot;abstract&quot;:&quot;Global maize production alters an enormous soil organic C (SOC) stock, ultimately affecting greenhouse gas concentrations and the capacity of agroecosystems to buffer climate variability. Inorganic N fertilizer is perhaps the most important factor affecting SOC within maize-based systems due to its effects on crop residue production and SOC mineralization. Using a continuous maize cropping system with a 13 year N fertilizer gradient (0-269 kg N ha-1 yr-1) that created a large range in crop residue inputs (3.60-9.94 Mg dry matter ha-1 yr-1), we provide the first agronomic assessment of long-term N fertilizer effects on SOC with direct reference to N rates that are empirically determined to be insufficient, optimum, and excessive. Across the N fertilizer gradient, SOC in physico-chemically protected pools was not affected by N fertilizer rate or residue inputs. However, unprotected particulate organic matter (POM) fractions increased with residue inputs. Although N fertilizer was negatively linearly correlated with POM C/N ratios, the slope of this relationship decreased from the least decomposed POM pools (coarse POM) to the most decomposed POM pools (fine intra-aggregate POM). Moreover, C/N ratios of protected pools did not vary across N rates, suggesting little effect of N fertilizer on soil organic matter (SOM) after decomposition of POM. Comparing a N rate within 4% of agronomic optimum (208 kg N ha-1 yr-1) and an excessive N rate (269 kg N ha-1 yr-1), there were no differences between SOC amount, SOM C/N ratios, or microbial biomass and composition. These data suggest that excessive N fertilizer had little effect on SOM and they complement agronomic assessments of environmental N losses, that demonstrate N2O and NO3 emissions exponentially increase when agronomic optimum N is surpassed. © 2014 John Wiley &amp; Sons Ltd.&quot;,&quot;publisher&quot;:&quot;John Wiley &amp; Sons, Ltd&quot;,&quot;issue&quot;:&quot;4&quot;,&quot;volume&quot;:&quot;20&quot;},&quot;isTemporary&quot;:false}],&quot;properties&quot;:{&quot;noteIndex&quot;:0},&quot;isEdited&quot;:false,&quot;manualOverride&quot;:{&quot;isManuallyOverriden&quot;:false,&quot;citeprocText&quot;:&quot;(Brown et al., 2014)&quot;,&quot;manualOverrideText&quot;:&quot;&quot;},&quot;citationTag&quot;:&quot;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E915B-4823-4AB0-A9D7-DE818996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23</Pages>
  <Words>6767</Words>
  <Characters>38573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Virginia A [AGRON]</dc:creator>
  <cp:keywords/>
  <dc:description/>
  <cp:lastModifiedBy>Virginia Nichols</cp:lastModifiedBy>
  <cp:revision>5</cp:revision>
  <dcterms:created xsi:type="dcterms:W3CDTF">2021-08-02T13:55:00Z</dcterms:created>
  <dcterms:modified xsi:type="dcterms:W3CDTF">2021-08-02T20:47:00Z</dcterms:modified>
</cp:coreProperties>
</file>